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CF1100">
      <w:pPr>
        <w:pageBreakBefore w:val="0"/>
        <w:topLinePunct w:val="0"/>
        <w:bidi w:val="0"/>
        <w:spacing w:line="360" w:lineRule="auto"/>
      </w:pPr>
      <w:r>
        <w:rPr>
          <w:rFonts w:hint="eastAsia"/>
        </w:rPr>
        <w:drawing>
          <wp:inline distT="0" distB="0" distL="0" distR="0">
            <wp:extent cx="3100070" cy="579755"/>
            <wp:effectExtent l="0" t="0" r="0" b="0"/>
            <wp:docPr id="111" name="图片 10" descr="西点信息logo（长）"/>
            <wp:cNvGraphicFramePr/>
            <a:graphic xmlns:a="http://schemas.openxmlformats.org/drawingml/2006/main">
              <a:graphicData uri="http://schemas.openxmlformats.org/drawingml/2006/picture">
                <pic:pic xmlns:pic="http://schemas.openxmlformats.org/drawingml/2006/picture">
                  <pic:nvPicPr>
                    <pic:cNvPr id="111" name="图片 10" descr="西点信息logo（长）"/>
                    <pic:cNvPicPr/>
                  </pic:nvPicPr>
                  <pic:blipFill>
                    <a:blip r:embed="rId8">
                      <a:extLst>
                        <a:ext uri="{28A0092B-C50C-407E-A947-70E740481C1C}">
                          <a14:useLocalDpi xmlns:a14="http://schemas.microsoft.com/office/drawing/2010/main" val="0"/>
                        </a:ext>
                      </a:extLst>
                    </a:blip>
                    <a:srcRect/>
                    <a:stretch>
                      <a:fillRect/>
                    </a:stretch>
                  </pic:blipFill>
                  <pic:spPr>
                    <a:xfrm>
                      <a:off x="0" y="0"/>
                      <a:ext cx="3100070" cy="579755"/>
                    </a:xfrm>
                    <a:prstGeom prst="rect">
                      <a:avLst/>
                    </a:prstGeom>
                    <a:noFill/>
                    <a:ln>
                      <a:noFill/>
                    </a:ln>
                  </pic:spPr>
                </pic:pic>
              </a:graphicData>
            </a:graphic>
          </wp:inline>
        </w:drawing>
      </w:r>
    </w:p>
    <w:p w14:paraId="5C920D87">
      <w:pPr>
        <w:pageBreakBefore w:val="0"/>
        <w:topLinePunct w:val="0"/>
        <w:bidi w:val="0"/>
        <w:spacing w:line="360" w:lineRule="auto"/>
      </w:pPr>
    </w:p>
    <w:p w14:paraId="00EB51DC">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4BD22278">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6863C084">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14F933D5">
      <w:pPr>
        <w:pageBreakBefore w:val="0"/>
        <w:topLinePunct w:val="0"/>
        <w:bidi w:val="0"/>
        <w:adjustRightInd w:val="0"/>
        <w:snapToGrid w:val="0"/>
        <w:spacing w:line="360" w:lineRule="auto"/>
        <w:jc w:val="center"/>
        <w:rPr>
          <w:rFonts w:ascii="宋体" w:hAnsi="宋体" w:eastAsia="宋体"/>
          <w:b/>
          <w:bCs/>
          <w:color w:val="000000"/>
          <w:sz w:val="32"/>
          <w:szCs w:val="32"/>
        </w:rPr>
      </w:pPr>
      <w:r>
        <w:rPr>
          <w:rFonts w:hint="eastAsia" w:ascii="宋体" w:hAnsi="宋体" w:eastAsia="宋体"/>
          <w:b/>
          <w:bCs/>
          <w:color w:val="000000"/>
          <w:sz w:val="32"/>
          <w:szCs w:val="32"/>
          <w:lang w:bidi="ar"/>
        </w:rPr>
        <w:t xml:space="preserve"> </w:t>
      </w:r>
    </w:p>
    <w:p w14:paraId="41EB6595">
      <w:pPr>
        <w:pageBreakBefore w:val="0"/>
        <w:topLinePunct w:val="0"/>
        <w:bidi w:val="0"/>
        <w:spacing w:line="360" w:lineRule="auto"/>
      </w:pPr>
      <w:r>
        <w:rPr>
          <w:rFonts w:hint="eastAsia"/>
        </w:rPr>
        <w:t xml:space="preserve"> </w:t>
      </w:r>
    </w:p>
    <w:p w14:paraId="7CD5B0B1">
      <w:pPr>
        <w:pageBreakBefore w:val="0"/>
        <w:topLinePunct w:val="0"/>
        <w:bidi w:val="0"/>
        <w:spacing w:line="360" w:lineRule="auto"/>
        <w:jc w:val="center"/>
        <w:rPr>
          <w:rFonts w:hint="eastAsia"/>
          <w:b/>
          <w:bCs/>
          <w:sz w:val="48"/>
          <w:szCs w:val="48"/>
          <w:lang w:val="en-US" w:eastAsia="zh-CN"/>
        </w:rPr>
      </w:pPr>
      <w:r>
        <w:rPr>
          <w:rFonts w:hint="eastAsia"/>
          <w:b/>
          <w:bCs/>
          <w:sz w:val="48"/>
          <w:szCs w:val="48"/>
          <w:lang w:val="en-US" w:eastAsia="zh-CN"/>
        </w:rPr>
        <w:t>工作底稿科技管理系统</w:t>
      </w:r>
    </w:p>
    <w:p w14:paraId="500DC4A7">
      <w:pPr>
        <w:pageBreakBefore w:val="0"/>
        <w:topLinePunct w:val="0"/>
        <w:bidi w:val="0"/>
        <w:spacing w:line="360" w:lineRule="auto"/>
        <w:jc w:val="center"/>
        <w:rPr>
          <w:rFonts w:hint="default"/>
          <w:b/>
          <w:bCs/>
          <w:sz w:val="48"/>
          <w:szCs w:val="48"/>
          <w:lang w:val="en-US" w:eastAsia="zh-CN"/>
        </w:rPr>
      </w:pPr>
      <w:r>
        <w:rPr>
          <w:rFonts w:hint="eastAsia"/>
          <w:b/>
          <w:bCs/>
          <w:sz w:val="48"/>
          <w:szCs w:val="48"/>
        </w:rPr>
        <w:t>需求说明</w:t>
      </w:r>
      <w:r>
        <w:rPr>
          <w:rFonts w:hint="eastAsia"/>
          <w:b/>
          <w:bCs/>
          <w:sz w:val="48"/>
          <w:szCs w:val="48"/>
          <w:lang w:val="en-US" w:eastAsia="zh-CN"/>
        </w:rPr>
        <w:t>书v4.0.5</w:t>
      </w:r>
    </w:p>
    <w:p w14:paraId="773E5EC8">
      <w:pPr>
        <w:pageBreakBefore w:val="0"/>
        <w:topLinePunct w:val="0"/>
        <w:bidi w:val="0"/>
        <w:spacing w:line="360" w:lineRule="auto"/>
        <w:ind w:firstLine="2880" w:firstLineChars="1200"/>
        <w:rPr>
          <w:rFonts w:ascii="宋体" w:hAnsi="宋体" w:eastAsia="宋体"/>
          <w:color w:val="000000"/>
          <w:sz w:val="24"/>
        </w:rPr>
      </w:pPr>
      <w:r>
        <w:rPr>
          <w:rFonts w:hint="eastAsia" w:ascii="宋体" w:hAnsi="宋体" w:eastAsia="宋体"/>
          <w:color w:val="000000"/>
          <w:sz w:val="24"/>
          <w:lang w:bidi="ar"/>
        </w:rPr>
        <w:t xml:space="preserve"> </w:t>
      </w:r>
    </w:p>
    <w:p w14:paraId="0DCF3BB8">
      <w:pPr>
        <w:pageBreakBefore w:val="0"/>
        <w:topLinePunct w:val="0"/>
        <w:bidi w:val="0"/>
        <w:spacing w:line="360" w:lineRule="auto"/>
        <w:ind w:firstLine="2880" w:firstLineChars="1200"/>
        <w:rPr>
          <w:rFonts w:ascii="宋体" w:hAnsi="宋体" w:eastAsia="宋体"/>
          <w:color w:val="000000"/>
          <w:sz w:val="24"/>
        </w:rPr>
      </w:pPr>
      <w:r>
        <w:rPr>
          <w:rFonts w:hint="eastAsia" w:ascii="宋体" w:hAnsi="宋体" w:eastAsia="宋体"/>
          <w:color w:val="000000"/>
          <w:sz w:val="24"/>
          <w:lang w:bidi="ar"/>
        </w:rPr>
        <w:t xml:space="preserve"> </w:t>
      </w:r>
    </w:p>
    <w:p w14:paraId="02B54DB7">
      <w:pPr>
        <w:pStyle w:val="40"/>
        <w:pageBreakBefore w:val="0"/>
        <w:kinsoku w:val="0"/>
        <w:overflowPunct w:val="0"/>
        <w:topLinePunct w:val="0"/>
        <w:autoSpaceDE w:val="0"/>
        <w:autoSpaceDN w:val="0"/>
        <w:bidi w:val="0"/>
        <w:spacing w:line="360" w:lineRule="auto"/>
        <w:rPr>
          <w:rFonts w:hint="eastAsia"/>
          <w:b/>
          <w:bCs/>
        </w:rPr>
      </w:pPr>
      <w:bookmarkStart w:id="0" w:name="_Toc251075476"/>
    </w:p>
    <w:p w14:paraId="6C5D591C">
      <w:pPr>
        <w:pStyle w:val="40"/>
        <w:pageBreakBefore w:val="0"/>
        <w:kinsoku w:val="0"/>
        <w:overflowPunct w:val="0"/>
        <w:topLinePunct w:val="0"/>
        <w:autoSpaceDE w:val="0"/>
        <w:autoSpaceDN w:val="0"/>
        <w:bidi w:val="0"/>
        <w:spacing w:line="360" w:lineRule="auto"/>
        <w:rPr>
          <w:rFonts w:hint="eastAsia"/>
          <w:b/>
          <w:bCs/>
        </w:rPr>
      </w:pPr>
    </w:p>
    <w:p w14:paraId="4B4B7356">
      <w:pPr>
        <w:pStyle w:val="40"/>
        <w:pageBreakBefore w:val="0"/>
        <w:kinsoku w:val="0"/>
        <w:overflowPunct w:val="0"/>
        <w:topLinePunct w:val="0"/>
        <w:autoSpaceDE w:val="0"/>
        <w:autoSpaceDN w:val="0"/>
        <w:bidi w:val="0"/>
        <w:spacing w:line="360" w:lineRule="auto"/>
        <w:rPr>
          <w:rFonts w:hint="eastAsia"/>
          <w:b/>
          <w:bCs/>
        </w:rPr>
      </w:pPr>
    </w:p>
    <w:p w14:paraId="7C140FDE">
      <w:pPr>
        <w:pStyle w:val="40"/>
        <w:pageBreakBefore w:val="0"/>
        <w:kinsoku w:val="0"/>
        <w:overflowPunct w:val="0"/>
        <w:topLinePunct w:val="0"/>
        <w:autoSpaceDE w:val="0"/>
        <w:autoSpaceDN w:val="0"/>
        <w:bidi w:val="0"/>
        <w:spacing w:line="360" w:lineRule="auto"/>
        <w:rPr>
          <w:rFonts w:hint="eastAsia"/>
          <w:b/>
          <w:bCs/>
        </w:rPr>
      </w:pPr>
    </w:p>
    <w:p w14:paraId="58ABFA1B">
      <w:pPr>
        <w:pStyle w:val="40"/>
        <w:pageBreakBefore w:val="0"/>
        <w:kinsoku w:val="0"/>
        <w:overflowPunct w:val="0"/>
        <w:topLinePunct w:val="0"/>
        <w:autoSpaceDE w:val="0"/>
        <w:autoSpaceDN w:val="0"/>
        <w:bidi w:val="0"/>
        <w:spacing w:line="360" w:lineRule="auto"/>
        <w:rPr>
          <w:rFonts w:hint="eastAsia"/>
          <w:b/>
          <w:bCs/>
        </w:rPr>
      </w:pPr>
    </w:p>
    <w:p w14:paraId="51801336">
      <w:pPr>
        <w:pStyle w:val="40"/>
        <w:pageBreakBefore w:val="0"/>
        <w:kinsoku w:val="0"/>
        <w:overflowPunct w:val="0"/>
        <w:topLinePunct w:val="0"/>
        <w:autoSpaceDE w:val="0"/>
        <w:autoSpaceDN w:val="0"/>
        <w:bidi w:val="0"/>
        <w:spacing w:line="360" w:lineRule="auto"/>
        <w:rPr>
          <w:rFonts w:hint="eastAsia"/>
          <w:b/>
          <w:bCs/>
        </w:rPr>
      </w:pPr>
    </w:p>
    <w:p w14:paraId="3E6CE978">
      <w:pPr>
        <w:pStyle w:val="40"/>
        <w:pageBreakBefore w:val="0"/>
        <w:kinsoku w:val="0"/>
        <w:overflowPunct w:val="0"/>
        <w:topLinePunct w:val="0"/>
        <w:autoSpaceDE w:val="0"/>
        <w:autoSpaceDN w:val="0"/>
        <w:bidi w:val="0"/>
        <w:spacing w:line="360" w:lineRule="auto"/>
        <w:rPr>
          <w:b/>
          <w:bCs/>
        </w:rPr>
      </w:pPr>
      <w:r>
        <w:rPr>
          <w:rFonts w:hint="eastAsia"/>
          <w:b/>
          <w:bCs/>
        </w:rPr>
        <w:t>西安西点信息技术有限公司</w:t>
      </w:r>
    </w:p>
    <w:p w14:paraId="4B1D2899">
      <w:pPr>
        <w:pStyle w:val="40"/>
        <w:pageBreakBefore w:val="0"/>
        <w:kinsoku w:val="0"/>
        <w:overflowPunct w:val="0"/>
        <w:topLinePunct w:val="0"/>
        <w:autoSpaceDE w:val="0"/>
        <w:autoSpaceDN w:val="0"/>
        <w:bidi w:val="0"/>
        <w:spacing w:line="360" w:lineRule="auto"/>
        <w:rPr>
          <w:rFonts w:hint="eastAsia"/>
        </w:rPr>
      </w:pPr>
      <w:r>
        <w:rPr>
          <w:rFonts w:hint="eastAsia"/>
          <w:lang w:eastAsia="zh-CN"/>
        </w:rPr>
        <w:t>2024年9月</w:t>
      </w:r>
      <w:bookmarkEnd w:id="0"/>
    </w:p>
    <w:p w14:paraId="14666CD4">
      <w:pPr>
        <w:pageBreakBefore w:val="0"/>
        <w:topLinePunct w:val="0"/>
        <w:bidi w:val="0"/>
        <w:spacing w:line="360" w:lineRule="auto"/>
        <w:rPr>
          <w:rFonts w:hint="eastAsia"/>
        </w:rPr>
      </w:pPr>
      <w:r>
        <w:rPr>
          <w:rFonts w:hint="eastAsia"/>
        </w:rPr>
        <w:br w:type="page"/>
      </w:r>
    </w:p>
    <w:p w14:paraId="14B758FD">
      <w:pPr>
        <w:pageBreakBefore w:val="0"/>
        <w:topLinePunct w:val="0"/>
        <w:bidi w:val="0"/>
        <w:spacing w:line="360" w:lineRule="auto"/>
        <w:rPr>
          <w:rFonts w:asciiTheme="minorAscii" w:hAnsiTheme="minorAscii" w:eastAsiaTheme="minorEastAsia" w:cstheme="minorBidi"/>
          <w:b/>
          <w:bCs/>
          <w:sz w:val="21"/>
        </w:rPr>
      </w:pPr>
      <w:r>
        <w:rPr>
          <w:rFonts w:hint="eastAsia" w:asciiTheme="minorAscii" w:hAnsiTheme="minorAscii" w:eastAsiaTheme="minorEastAsia" w:cstheme="minorBidi"/>
          <w:b/>
          <w:bCs/>
          <w:sz w:val="21"/>
        </w:rPr>
        <w:t>文档修改历史</w:t>
      </w:r>
    </w:p>
    <w:p w14:paraId="21AD5843">
      <w:pPr>
        <w:pageBreakBefore w:val="0"/>
        <w:topLinePunct w:val="0"/>
        <w:bidi w:val="0"/>
        <w:spacing w:line="360" w:lineRule="auto"/>
        <w:rPr>
          <w:rFonts w:ascii="宋体" w:hAnsi="宋体" w:eastAsia="宋体" w:cs="宋体"/>
          <w:sz w:val="21"/>
        </w:rPr>
      </w:pPr>
    </w:p>
    <w:tbl>
      <w:tblPr>
        <w:tblStyle w:val="19"/>
        <w:tblW w:w="9151" w:type="dxa"/>
        <w:jc w:val="center"/>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Layout w:type="fixed"/>
        <w:tblCellMar>
          <w:top w:w="0" w:type="dxa"/>
          <w:left w:w="70" w:type="dxa"/>
          <w:bottom w:w="0" w:type="dxa"/>
          <w:right w:w="70" w:type="dxa"/>
        </w:tblCellMar>
      </w:tblPr>
      <w:tblGrid>
        <w:gridCol w:w="852"/>
        <w:gridCol w:w="1332"/>
        <w:gridCol w:w="968"/>
        <w:gridCol w:w="968"/>
        <w:gridCol w:w="895"/>
        <w:gridCol w:w="4136"/>
      </w:tblGrid>
      <w:tr w14:paraId="1FE53FF7">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tblHeader/>
          <w:jc w:val="center"/>
        </w:trPr>
        <w:tc>
          <w:tcPr>
            <w:tcW w:w="852" w:type="dxa"/>
          </w:tcPr>
          <w:p w14:paraId="19A4A99F">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版本号</w:t>
            </w:r>
          </w:p>
        </w:tc>
        <w:tc>
          <w:tcPr>
            <w:tcW w:w="1332" w:type="dxa"/>
          </w:tcPr>
          <w:p w14:paraId="23564743">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修改日期</w:t>
            </w:r>
          </w:p>
        </w:tc>
        <w:tc>
          <w:tcPr>
            <w:tcW w:w="968" w:type="dxa"/>
          </w:tcPr>
          <w:p w14:paraId="72FF2495">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编写人</w:t>
            </w:r>
          </w:p>
        </w:tc>
        <w:tc>
          <w:tcPr>
            <w:tcW w:w="968" w:type="dxa"/>
          </w:tcPr>
          <w:p w14:paraId="5D0770A4">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评审人</w:t>
            </w:r>
          </w:p>
        </w:tc>
        <w:tc>
          <w:tcPr>
            <w:tcW w:w="895" w:type="dxa"/>
          </w:tcPr>
          <w:p w14:paraId="7DA7D8BD">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批准人</w:t>
            </w:r>
          </w:p>
        </w:tc>
        <w:tc>
          <w:tcPr>
            <w:tcW w:w="4136" w:type="dxa"/>
          </w:tcPr>
          <w:p w14:paraId="50B93267">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修改内容</w:t>
            </w:r>
          </w:p>
        </w:tc>
      </w:tr>
      <w:tr w14:paraId="0C3CC744">
        <w:tblPrEx>
          <w:tblBorders>
            <w:top w:val="single" w:color="auto" w:sz="6" w:space="0"/>
            <w:left w:val="single" w:color="auto" w:sz="6" w:space="0"/>
            <w:bottom w:val="single" w:color="auto" w:sz="6" w:space="0"/>
            <w:right w:val="single" w:color="auto" w:sz="6" w:space="0"/>
            <w:insideH w:val="dotted" w:color="auto" w:sz="4" w:space="0"/>
            <w:insideV w:val="dotted" w:color="auto" w:sz="4" w:space="0"/>
          </w:tblBorders>
          <w:tblCellMar>
            <w:top w:w="0" w:type="dxa"/>
            <w:left w:w="70" w:type="dxa"/>
            <w:bottom w:w="0" w:type="dxa"/>
            <w:right w:w="70" w:type="dxa"/>
          </w:tblCellMar>
        </w:tblPrEx>
        <w:trPr>
          <w:jc w:val="center"/>
        </w:trPr>
        <w:tc>
          <w:tcPr>
            <w:tcW w:w="852" w:type="dxa"/>
          </w:tcPr>
          <w:p w14:paraId="757D9D31">
            <w:pPr>
              <w:pageBreakBefore w:val="0"/>
              <w:widowControl w:val="0"/>
              <w:topLinePunct w:val="0"/>
              <w:bidi w:val="0"/>
              <w:spacing w:before="40" w:after="40" w:line="360" w:lineRule="auto"/>
              <w:jc w:val="both"/>
              <w:rPr>
                <w:rFonts w:hint="default" w:ascii="宋体" w:hAnsi="宋体" w:eastAsia="宋体" w:cs="宋体"/>
                <w:kern w:val="2"/>
                <w:sz w:val="21"/>
                <w:szCs w:val="21"/>
                <w:lang w:val="en-US" w:eastAsia="zh-CN" w:bidi="ar-SA"/>
              </w:rPr>
            </w:pPr>
          </w:p>
        </w:tc>
        <w:tc>
          <w:tcPr>
            <w:tcW w:w="1332" w:type="dxa"/>
          </w:tcPr>
          <w:p w14:paraId="7E6AF88F">
            <w:pPr>
              <w:pageBreakBefore w:val="0"/>
              <w:widowControl w:val="0"/>
              <w:topLinePunct w:val="0"/>
              <w:bidi w:val="0"/>
              <w:spacing w:before="40" w:after="40" w:line="360" w:lineRule="auto"/>
              <w:jc w:val="both"/>
              <w:rPr>
                <w:rFonts w:hint="default" w:ascii="宋体" w:hAnsi="宋体" w:eastAsia="宋体" w:cs="宋体"/>
                <w:kern w:val="2"/>
                <w:sz w:val="21"/>
                <w:szCs w:val="21"/>
                <w:lang w:val="en-US" w:eastAsia="zh-CN" w:bidi="ar-SA"/>
              </w:rPr>
            </w:pPr>
          </w:p>
        </w:tc>
        <w:tc>
          <w:tcPr>
            <w:tcW w:w="968" w:type="dxa"/>
          </w:tcPr>
          <w:p w14:paraId="01AD3D6B">
            <w:pPr>
              <w:pageBreakBefore w:val="0"/>
              <w:widowControl w:val="0"/>
              <w:topLinePunct w:val="0"/>
              <w:bidi w:val="0"/>
              <w:spacing w:before="40" w:after="40" w:line="360" w:lineRule="auto"/>
              <w:jc w:val="both"/>
              <w:rPr>
                <w:rFonts w:hint="eastAsia" w:ascii="宋体" w:hAnsi="宋体" w:eastAsia="宋体" w:cs="宋体"/>
                <w:kern w:val="2"/>
                <w:sz w:val="21"/>
                <w:szCs w:val="21"/>
                <w:lang w:val="en-US" w:eastAsia="zh-CN" w:bidi="ar-SA"/>
              </w:rPr>
            </w:pPr>
          </w:p>
        </w:tc>
        <w:tc>
          <w:tcPr>
            <w:tcW w:w="968" w:type="dxa"/>
          </w:tcPr>
          <w:p w14:paraId="5797EB43">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p>
        </w:tc>
        <w:tc>
          <w:tcPr>
            <w:tcW w:w="895" w:type="dxa"/>
          </w:tcPr>
          <w:p w14:paraId="35E9A200">
            <w:pPr>
              <w:pageBreakBefore w:val="0"/>
              <w:widowControl w:val="0"/>
              <w:topLinePunct w:val="0"/>
              <w:bidi w:val="0"/>
              <w:spacing w:before="40" w:after="40" w:line="360" w:lineRule="auto"/>
              <w:jc w:val="both"/>
              <w:rPr>
                <w:rFonts w:ascii="宋体" w:hAnsi="宋体" w:eastAsia="宋体" w:cs="宋体"/>
                <w:kern w:val="2"/>
                <w:sz w:val="21"/>
                <w:szCs w:val="21"/>
                <w:lang w:val="en-US" w:eastAsia="zh-CN" w:bidi="ar-SA"/>
              </w:rPr>
            </w:pPr>
          </w:p>
        </w:tc>
        <w:tc>
          <w:tcPr>
            <w:tcW w:w="4136" w:type="dxa"/>
          </w:tcPr>
          <w:p w14:paraId="2F67CB03">
            <w:pPr>
              <w:pageBreakBefore w:val="0"/>
              <w:widowControl w:val="0"/>
              <w:numPr>
                <w:ilvl w:val="0"/>
                <w:numId w:val="0"/>
              </w:numPr>
              <w:topLinePunct w:val="0"/>
              <w:bidi w:val="0"/>
              <w:spacing w:before="40" w:after="40" w:line="360" w:lineRule="auto"/>
              <w:jc w:val="both"/>
              <w:rPr>
                <w:rFonts w:hint="default" w:ascii="宋体" w:hAnsi="宋体" w:eastAsia="宋体" w:cs="宋体"/>
                <w:kern w:val="2"/>
                <w:sz w:val="21"/>
                <w:szCs w:val="21"/>
                <w:lang w:val="en-US" w:eastAsia="zh-CN" w:bidi="ar-SA"/>
              </w:rPr>
            </w:pPr>
          </w:p>
        </w:tc>
      </w:tr>
    </w:tbl>
    <w:p w14:paraId="6F38EDB0">
      <w:pPr>
        <w:pageBreakBefore w:val="0"/>
        <w:topLinePunct w:val="0"/>
        <w:bidi w:val="0"/>
        <w:spacing w:line="360" w:lineRule="auto"/>
        <w:rPr>
          <w:rFonts w:asciiTheme="minorAscii" w:hAnsiTheme="minorAscii" w:eastAsiaTheme="minorEastAsia" w:cstheme="minorBidi"/>
          <w:b/>
          <w:bCs/>
          <w:sz w:val="24"/>
        </w:rPr>
      </w:pPr>
      <w:r>
        <w:rPr>
          <w:rFonts w:ascii="宋体" w:hAnsi="宋体" w:eastAsia="宋体" w:cs="宋体"/>
          <w:kern w:val="2"/>
          <w:sz w:val="18"/>
          <w:szCs w:val="24"/>
          <w:lang w:val="en-US" w:eastAsia="zh-CN" w:bidi="ar-SA"/>
        </w:rPr>
        <w:br w:type="page"/>
      </w:r>
      <w:r>
        <w:rPr>
          <w:rFonts w:hint="eastAsia" w:asciiTheme="minorAscii" w:hAnsiTheme="minorAscii" w:eastAsiaTheme="minorEastAsia" w:cstheme="minorBidi"/>
          <w:b/>
          <w:bCs/>
          <w:sz w:val="24"/>
        </w:rPr>
        <w:t>编写说明</w:t>
      </w:r>
    </w:p>
    <w:p w14:paraId="1F1481B6">
      <w:pPr>
        <w:pageBreakBefore w:val="0"/>
        <w:widowControl w:val="0"/>
        <w:numPr>
          <w:ilvl w:val="0"/>
          <w:numId w:val="3"/>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业务部门编写本需求说明文档之前，新增功能需求需要与需求建设部门对需求的描述和验收标准进行过邮件确认。</w:t>
      </w:r>
    </w:p>
    <w:p w14:paraId="497E8990">
      <w:pPr>
        <w:pageBreakBefore w:val="0"/>
        <w:widowControl w:val="0"/>
        <w:numPr>
          <w:ilvl w:val="0"/>
          <w:numId w:val="3"/>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本文档蓝色斜体字都是注释或举例，供业务人员编写业务需求参考。</w:t>
      </w:r>
    </w:p>
    <w:p w14:paraId="2DEC4986">
      <w:pPr>
        <w:pageBreakBefore w:val="0"/>
        <w:widowControl w:val="0"/>
        <w:numPr>
          <w:ilvl w:val="0"/>
          <w:numId w:val="3"/>
        </w:numPr>
        <w:topLinePunct w:val="0"/>
        <w:bidi w:val="0"/>
        <w:spacing w:line="360" w:lineRule="auto"/>
        <w:ind w:left="840" w:hanging="360" w:firstLineChars="0"/>
        <w:jc w:val="both"/>
        <w:rPr>
          <w:rFonts w:ascii="宋体" w:hAnsi="宋体" w:eastAsia="宋体" w:cs="宋体"/>
          <w:color w:val="000000" w:themeColor="text1"/>
          <w:kern w:val="2"/>
          <w:sz w:val="24"/>
          <w:szCs w:val="24"/>
          <w:lang w:val="en-US" w:eastAsia="zh-CN" w:bidi="ar-SA"/>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本《业务需求说明书》适用于各种不同类型的业务需求。填制时可根据需求的不同情况在下列章节中裁减。</w:t>
      </w:r>
    </w:p>
    <w:p w14:paraId="3826A40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6FBA1BE">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1C15FAB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06D25A7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57A3430">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2D4D23FA">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4517FEF">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D39BA6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F2096DB">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C4DEAA0">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BACFD3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642ADA8C">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108644A">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DB64269">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66D00205">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30B99E27">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591A9A98">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p w14:paraId="7B52261D">
      <w:pPr>
        <w:pageBreakBefore w:val="0"/>
        <w:widowControl w:val="0"/>
        <w:tabs>
          <w:tab w:val="right" w:leader="dot" w:pos="8306"/>
        </w:tabs>
        <w:topLinePunct w:val="0"/>
        <w:bidi w:val="0"/>
        <w:spacing w:line="360" w:lineRule="auto"/>
        <w:jc w:val="both"/>
        <w:rPr>
          <w:rFonts w:hint="eastAsia" w:ascii="宋体" w:hAnsi="宋体" w:eastAsia="宋体" w:cs="宋体"/>
          <w:color w:val="4BACC6" w:themeColor="accent5"/>
          <w:kern w:val="2"/>
          <w:sz w:val="28"/>
          <w:szCs w:val="28"/>
          <w:lang w:val="en-US" w:eastAsia="zh-CN" w:bidi="ar-SA"/>
          <w14:textFill>
            <w14:solidFill>
              <w14:schemeClr w14:val="accent5"/>
            </w14:solidFill>
          </w14:textFill>
        </w:rPr>
      </w:pPr>
    </w:p>
    <w:sdt>
      <w:sdtPr>
        <w:rPr>
          <w:rFonts w:ascii="宋体" w:hAnsi="宋体" w:eastAsia="宋体" w:cs="Times New Roman"/>
          <w:kern w:val="2"/>
          <w:sz w:val="21"/>
          <w:szCs w:val="24"/>
          <w:lang w:val="en-US" w:eastAsia="zh-CN" w:bidi="ar-SA"/>
        </w:rPr>
        <w:id w:val="147472313"/>
        <w15:color w:val="DBDBDB"/>
        <w:docPartObj>
          <w:docPartGallery w:val="Table of Contents"/>
          <w:docPartUnique/>
        </w:docPartObj>
      </w:sdtPr>
      <w:sdtEndPr>
        <w:rPr>
          <w:rFonts w:ascii="Calibri" w:hAnsi="Calibri" w:eastAsia="宋体" w:cs="Times New Roman"/>
          <w:kern w:val="2"/>
          <w:sz w:val="24"/>
          <w:szCs w:val="24"/>
          <w:lang w:val="en-US" w:eastAsia="zh-CN" w:bidi="ar-SA"/>
        </w:rPr>
      </w:sdtEndPr>
      <w:sdtContent>
        <w:p w14:paraId="44D2E6BD">
          <w:pPr>
            <w:pageBreakBefore w:val="0"/>
            <w:topLinePunct w:val="0"/>
            <w:bidi w:val="0"/>
            <w:spacing w:before="0" w:beforeLines="0" w:after="0" w:afterLines="0" w:line="360" w:lineRule="auto"/>
            <w:ind w:left="0" w:leftChars="0" w:right="0" w:rightChars="0" w:firstLine="0" w:firstLineChars="0"/>
            <w:jc w:val="center"/>
          </w:pPr>
          <w:r>
            <w:rPr>
              <w:rFonts w:ascii="宋体" w:hAnsi="宋体" w:eastAsia="宋体"/>
              <w:sz w:val="21"/>
            </w:rPr>
            <w:t>目录</w:t>
          </w:r>
        </w:p>
        <w:p w14:paraId="14CEA459">
          <w:pPr>
            <w:pStyle w:val="16"/>
            <w:pageBreakBefore w:val="0"/>
            <w:tabs>
              <w:tab w:val="right" w:leader="dot" w:pos="8306"/>
            </w:tabs>
            <w:topLinePunct w:val="0"/>
            <w:bidi w:val="0"/>
            <w:spacing w:line="360" w:lineRule="auto"/>
          </w:pPr>
          <w:r>
            <w:fldChar w:fldCharType="begin"/>
          </w:r>
          <w:r>
            <w:instrText xml:space="preserve">TOC \o "1-3" \h \u </w:instrText>
          </w:r>
          <w:r>
            <w:fldChar w:fldCharType="separate"/>
          </w:r>
          <w:r>
            <w:fldChar w:fldCharType="begin"/>
          </w:r>
          <w:r>
            <w:instrText xml:space="preserve"> HYPERLINK \l _Toc26535 </w:instrText>
          </w:r>
          <w:r>
            <w:fldChar w:fldCharType="separate"/>
          </w:r>
          <w:r>
            <w:rPr>
              <w:rFonts w:hint="default" w:ascii="宋体" w:hAnsi="宋体" w:eastAsia="宋体" w:cs="宋体"/>
            </w:rPr>
            <w:t xml:space="preserve">1. </w:t>
          </w:r>
          <w:r>
            <w:rPr>
              <w:rFonts w:hint="eastAsia"/>
            </w:rPr>
            <w:t>引言</w:t>
          </w:r>
          <w:r>
            <w:tab/>
          </w:r>
          <w:r>
            <w:fldChar w:fldCharType="begin"/>
          </w:r>
          <w:r>
            <w:instrText xml:space="preserve"> PAGEREF _Toc26535 \h </w:instrText>
          </w:r>
          <w:r>
            <w:fldChar w:fldCharType="separate"/>
          </w:r>
          <w:r>
            <w:t>1</w:t>
          </w:r>
          <w:r>
            <w:fldChar w:fldCharType="end"/>
          </w:r>
          <w:r>
            <w:fldChar w:fldCharType="end"/>
          </w:r>
        </w:p>
        <w:p w14:paraId="52C8FA01">
          <w:pPr>
            <w:pStyle w:val="17"/>
            <w:pageBreakBefore w:val="0"/>
            <w:tabs>
              <w:tab w:val="right" w:leader="dot" w:pos="8306"/>
            </w:tabs>
            <w:topLinePunct w:val="0"/>
            <w:bidi w:val="0"/>
            <w:spacing w:line="360" w:lineRule="auto"/>
          </w:pPr>
          <w:r>
            <w:fldChar w:fldCharType="begin"/>
          </w:r>
          <w:r>
            <w:instrText xml:space="preserve"> HYPERLINK \l _Toc29824 </w:instrText>
          </w:r>
          <w:r>
            <w:fldChar w:fldCharType="separate"/>
          </w:r>
          <w:r>
            <w:rPr>
              <w:rFonts w:hint="default" w:ascii="宋体" w:hAnsi="宋体" w:eastAsia="宋体" w:cs="宋体"/>
            </w:rPr>
            <w:t xml:space="preserve">1.1. </w:t>
          </w:r>
          <w:r>
            <w:rPr>
              <w:rFonts w:hint="eastAsia"/>
            </w:rPr>
            <w:t>编写目的</w:t>
          </w:r>
          <w:r>
            <w:tab/>
          </w:r>
          <w:r>
            <w:fldChar w:fldCharType="begin"/>
          </w:r>
          <w:r>
            <w:instrText xml:space="preserve"> PAGEREF _Toc29824 \h </w:instrText>
          </w:r>
          <w:r>
            <w:fldChar w:fldCharType="separate"/>
          </w:r>
          <w:r>
            <w:t>1</w:t>
          </w:r>
          <w:r>
            <w:fldChar w:fldCharType="end"/>
          </w:r>
          <w:r>
            <w:fldChar w:fldCharType="end"/>
          </w:r>
        </w:p>
        <w:p w14:paraId="13FBCEDC">
          <w:pPr>
            <w:pStyle w:val="17"/>
            <w:pageBreakBefore w:val="0"/>
            <w:tabs>
              <w:tab w:val="right" w:leader="dot" w:pos="8306"/>
            </w:tabs>
            <w:topLinePunct w:val="0"/>
            <w:bidi w:val="0"/>
            <w:spacing w:line="360" w:lineRule="auto"/>
          </w:pPr>
          <w:r>
            <w:fldChar w:fldCharType="begin"/>
          </w:r>
          <w:r>
            <w:instrText xml:space="preserve"> HYPERLINK \l _Toc21878 </w:instrText>
          </w:r>
          <w:r>
            <w:fldChar w:fldCharType="separate"/>
          </w:r>
          <w:r>
            <w:rPr>
              <w:rFonts w:hint="default" w:ascii="宋体" w:hAnsi="宋体" w:eastAsia="宋体" w:cs="宋体"/>
            </w:rPr>
            <w:t xml:space="preserve">1.2. </w:t>
          </w:r>
          <w:r>
            <w:rPr>
              <w:rFonts w:hint="eastAsia"/>
            </w:rPr>
            <w:t>项目背景</w:t>
          </w:r>
          <w:r>
            <w:tab/>
          </w:r>
          <w:r>
            <w:fldChar w:fldCharType="begin"/>
          </w:r>
          <w:r>
            <w:instrText xml:space="preserve"> PAGEREF _Toc21878 \h </w:instrText>
          </w:r>
          <w:r>
            <w:fldChar w:fldCharType="separate"/>
          </w:r>
          <w:r>
            <w:t>1</w:t>
          </w:r>
          <w:r>
            <w:fldChar w:fldCharType="end"/>
          </w:r>
          <w:r>
            <w:fldChar w:fldCharType="end"/>
          </w:r>
        </w:p>
        <w:p w14:paraId="152F8EB1">
          <w:pPr>
            <w:pStyle w:val="17"/>
            <w:pageBreakBefore w:val="0"/>
            <w:tabs>
              <w:tab w:val="right" w:leader="dot" w:pos="8306"/>
            </w:tabs>
            <w:topLinePunct w:val="0"/>
            <w:bidi w:val="0"/>
            <w:spacing w:line="360" w:lineRule="auto"/>
          </w:pPr>
          <w:r>
            <w:fldChar w:fldCharType="begin"/>
          </w:r>
          <w:r>
            <w:instrText xml:space="preserve"> HYPERLINK \l _Toc27909 </w:instrText>
          </w:r>
          <w:r>
            <w:fldChar w:fldCharType="separate"/>
          </w:r>
          <w:r>
            <w:rPr>
              <w:rFonts w:hint="default" w:ascii="宋体" w:hAnsi="宋体" w:eastAsia="宋体" w:cs="宋体"/>
            </w:rPr>
            <w:t xml:space="preserve">1.3. </w:t>
          </w:r>
          <w:r>
            <w:rPr>
              <w:rFonts w:hint="eastAsia"/>
            </w:rPr>
            <w:t>参考资料</w:t>
          </w:r>
          <w:r>
            <w:tab/>
          </w:r>
          <w:r>
            <w:fldChar w:fldCharType="begin"/>
          </w:r>
          <w:r>
            <w:instrText xml:space="preserve"> PAGEREF _Toc27909 \h </w:instrText>
          </w:r>
          <w:r>
            <w:fldChar w:fldCharType="separate"/>
          </w:r>
          <w:r>
            <w:t>1</w:t>
          </w:r>
          <w:r>
            <w:fldChar w:fldCharType="end"/>
          </w:r>
          <w:r>
            <w:fldChar w:fldCharType="end"/>
          </w:r>
        </w:p>
        <w:p w14:paraId="55E76A13">
          <w:pPr>
            <w:pStyle w:val="16"/>
            <w:pageBreakBefore w:val="0"/>
            <w:tabs>
              <w:tab w:val="right" w:leader="dot" w:pos="8306"/>
            </w:tabs>
            <w:topLinePunct w:val="0"/>
            <w:bidi w:val="0"/>
            <w:spacing w:line="360" w:lineRule="auto"/>
          </w:pPr>
          <w:r>
            <w:fldChar w:fldCharType="begin"/>
          </w:r>
          <w:r>
            <w:instrText xml:space="preserve"> HYPERLINK \l _Toc17458 </w:instrText>
          </w:r>
          <w:r>
            <w:fldChar w:fldCharType="separate"/>
          </w:r>
          <w:r>
            <w:rPr>
              <w:rFonts w:hint="default" w:ascii="宋体" w:hAnsi="宋体" w:eastAsia="宋体" w:cs="宋体"/>
            </w:rPr>
            <w:t xml:space="preserve">2. </w:t>
          </w:r>
          <w:r>
            <w:rPr>
              <w:rFonts w:hint="eastAsia"/>
              <w:lang w:val="en-US" w:eastAsia="zh-CN"/>
            </w:rPr>
            <w:t>总体架构</w:t>
          </w:r>
          <w:r>
            <w:tab/>
          </w:r>
          <w:r>
            <w:fldChar w:fldCharType="begin"/>
          </w:r>
          <w:r>
            <w:instrText xml:space="preserve"> PAGEREF _Toc17458 \h </w:instrText>
          </w:r>
          <w:r>
            <w:fldChar w:fldCharType="separate"/>
          </w:r>
          <w:r>
            <w:t>2</w:t>
          </w:r>
          <w:r>
            <w:fldChar w:fldCharType="end"/>
          </w:r>
          <w:r>
            <w:fldChar w:fldCharType="end"/>
          </w:r>
        </w:p>
        <w:p w14:paraId="23055280">
          <w:pPr>
            <w:pStyle w:val="17"/>
            <w:pageBreakBefore w:val="0"/>
            <w:tabs>
              <w:tab w:val="right" w:leader="dot" w:pos="8306"/>
            </w:tabs>
            <w:topLinePunct w:val="0"/>
            <w:bidi w:val="0"/>
            <w:spacing w:line="360" w:lineRule="auto"/>
          </w:pPr>
          <w:r>
            <w:fldChar w:fldCharType="begin"/>
          </w:r>
          <w:r>
            <w:instrText xml:space="preserve"> HYPERLINK \l _Toc15755 </w:instrText>
          </w:r>
          <w:r>
            <w:fldChar w:fldCharType="separate"/>
          </w:r>
          <w:r>
            <w:rPr>
              <w:rFonts w:hint="default" w:ascii="宋体" w:hAnsi="宋体" w:eastAsia="宋体" w:cs="宋体"/>
            </w:rPr>
            <w:t xml:space="preserve">2.1. </w:t>
          </w:r>
          <w:r>
            <w:rPr>
              <w:rFonts w:hint="eastAsia"/>
              <w:lang w:val="en-US" w:eastAsia="zh-CN"/>
            </w:rPr>
            <w:t>功能架构</w:t>
          </w:r>
          <w:r>
            <w:tab/>
          </w:r>
          <w:r>
            <w:fldChar w:fldCharType="begin"/>
          </w:r>
          <w:r>
            <w:instrText xml:space="preserve"> PAGEREF _Toc15755 \h </w:instrText>
          </w:r>
          <w:r>
            <w:fldChar w:fldCharType="separate"/>
          </w:r>
          <w:r>
            <w:t>2</w:t>
          </w:r>
          <w:r>
            <w:fldChar w:fldCharType="end"/>
          </w:r>
          <w:r>
            <w:fldChar w:fldCharType="end"/>
          </w:r>
        </w:p>
        <w:p w14:paraId="1CC9A7A1">
          <w:pPr>
            <w:pStyle w:val="17"/>
            <w:pageBreakBefore w:val="0"/>
            <w:tabs>
              <w:tab w:val="right" w:leader="dot" w:pos="8306"/>
            </w:tabs>
            <w:topLinePunct w:val="0"/>
            <w:bidi w:val="0"/>
            <w:spacing w:line="360" w:lineRule="auto"/>
          </w:pPr>
          <w:r>
            <w:fldChar w:fldCharType="begin"/>
          </w:r>
          <w:r>
            <w:instrText xml:space="preserve"> HYPERLINK \l _Toc2967 </w:instrText>
          </w:r>
          <w:r>
            <w:fldChar w:fldCharType="separate"/>
          </w:r>
          <w:r>
            <w:rPr>
              <w:rFonts w:hint="default" w:ascii="宋体" w:hAnsi="宋体" w:eastAsia="宋体" w:cs="宋体"/>
            </w:rPr>
            <w:t xml:space="preserve">2.2. </w:t>
          </w:r>
          <w:r>
            <w:rPr>
              <w:rFonts w:hint="eastAsia"/>
              <w:lang w:val="en-US" w:eastAsia="zh-CN"/>
            </w:rPr>
            <w:t>技术架构</w:t>
          </w:r>
          <w:r>
            <w:tab/>
          </w:r>
          <w:r>
            <w:fldChar w:fldCharType="begin"/>
          </w:r>
          <w:r>
            <w:instrText xml:space="preserve"> PAGEREF _Toc2967 \h </w:instrText>
          </w:r>
          <w:r>
            <w:fldChar w:fldCharType="separate"/>
          </w:r>
          <w:r>
            <w:t>2</w:t>
          </w:r>
          <w:r>
            <w:fldChar w:fldCharType="end"/>
          </w:r>
          <w:r>
            <w:fldChar w:fldCharType="end"/>
          </w:r>
        </w:p>
        <w:p w14:paraId="46AB7B4E">
          <w:pPr>
            <w:pStyle w:val="12"/>
            <w:pageBreakBefore w:val="0"/>
            <w:tabs>
              <w:tab w:val="right" w:leader="dot" w:pos="8306"/>
            </w:tabs>
            <w:topLinePunct w:val="0"/>
            <w:bidi w:val="0"/>
            <w:spacing w:line="360" w:lineRule="auto"/>
          </w:pPr>
          <w:r>
            <w:fldChar w:fldCharType="begin"/>
          </w:r>
          <w:r>
            <w:instrText xml:space="preserve"> HYPERLINK \l _Toc3872 </w:instrText>
          </w:r>
          <w:r>
            <w:fldChar w:fldCharType="separate"/>
          </w:r>
          <w:r>
            <w:rPr>
              <w:rFonts w:hint="default" w:ascii="宋体" w:hAnsi="宋体" w:eastAsia="宋体" w:cs="宋体"/>
              <w:lang w:val="en-US" w:eastAsia="zh-CN"/>
            </w:rPr>
            <w:t xml:space="preserve">2.2.1. </w:t>
          </w:r>
          <w:r>
            <w:rPr>
              <w:rFonts w:hint="eastAsia"/>
              <w:lang w:val="en-US" w:eastAsia="zh-CN"/>
            </w:rPr>
            <w:t>技术架构</w:t>
          </w:r>
          <w:r>
            <w:tab/>
          </w:r>
          <w:r>
            <w:fldChar w:fldCharType="begin"/>
          </w:r>
          <w:r>
            <w:instrText xml:space="preserve"> PAGEREF _Toc3872 \h </w:instrText>
          </w:r>
          <w:r>
            <w:fldChar w:fldCharType="separate"/>
          </w:r>
          <w:r>
            <w:t>2</w:t>
          </w:r>
          <w:r>
            <w:fldChar w:fldCharType="end"/>
          </w:r>
          <w:r>
            <w:fldChar w:fldCharType="end"/>
          </w:r>
        </w:p>
        <w:p w14:paraId="38376FBD">
          <w:pPr>
            <w:pStyle w:val="16"/>
            <w:pageBreakBefore w:val="0"/>
            <w:tabs>
              <w:tab w:val="right" w:leader="dot" w:pos="8306"/>
            </w:tabs>
            <w:topLinePunct w:val="0"/>
            <w:bidi w:val="0"/>
            <w:spacing w:line="360" w:lineRule="auto"/>
          </w:pPr>
          <w:r>
            <w:fldChar w:fldCharType="begin"/>
          </w:r>
          <w:r>
            <w:instrText xml:space="preserve"> HYPERLINK \l _Toc10157 </w:instrText>
          </w:r>
          <w:r>
            <w:fldChar w:fldCharType="separate"/>
          </w:r>
          <w:r>
            <w:rPr>
              <w:rFonts w:hint="default" w:ascii="宋体" w:hAnsi="宋体" w:eastAsia="宋体" w:cs="宋体"/>
              <w:lang w:val="en-US" w:eastAsia="zh-CN"/>
            </w:rPr>
            <w:t xml:space="preserve">3. </w:t>
          </w:r>
          <w:r>
            <w:rPr>
              <w:rFonts w:hint="eastAsia"/>
              <w:lang w:val="en-US" w:eastAsia="zh-Hans"/>
            </w:rPr>
            <w:t>WEB端需求</w:t>
          </w:r>
          <w:r>
            <w:tab/>
          </w:r>
          <w:r>
            <w:fldChar w:fldCharType="begin"/>
          </w:r>
          <w:r>
            <w:instrText xml:space="preserve"> PAGEREF _Toc10157 \h </w:instrText>
          </w:r>
          <w:r>
            <w:fldChar w:fldCharType="separate"/>
          </w:r>
          <w:r>
            <w:t>3</w:t>
          </w:r>
          <w:r>
            <w:fldChar w:fldCharType="end"/>
          </w:r>
          <w:r>
            <w:fldChar w:fldCharType="end"/>
          </w:r>
        </w:p>
        <w:p w14:paraId="629EEB3A">
          <w:pPr>
            <w:pStyle w:val="17"/>
            <w:pageBreakBefore w:val="0"/>
            <w:tabs>
              <w:tab w:val="right" w:leader="dot" w:pos="8306"/>
            </w:tabs>
            <w:topLinePunct w:val="0"/>
            <w:bidi w:val="0"/>
            <w:spacing w:line="360" w:lineRule="auto"/>
          </w:pPr>
          <w:r>
            <w:fldChar w:fldCharType="begin"/>
          </w:r>
          <w:r>
            <w:instrText xml:space="preserve"> HYPERLINK \l _Toc28670 </w:instrText>
          </w:r>
          <w:r>
            <w:fldChar w:fldCharType="separate"/>
          </w:r>
          <w:r>
            <w:rPr>
              <w:rFonts w:hint="default" w:ascii="宋体" w:hAnsi="宋体" w:eastAsia="宋体" w:cs="宋体"/>
              <w:lang w:eastAsia="zh-Hans"/>
            </w:rPr>
            <w:t xml:space="preserve">3.1. </w:t>
          </w:r>
          <w:r>
            <w:rPr>
              <w:rFonts w:hint="eastAsia"/>
              <w:lang w:val="en-US" w:eastAsia="zh-Hans"/>
            </w:rPr>
            <w:t>首页</w:t>
          </w:r>
          <w:r>
            <w:tab/>
          </w:r>
          <w:r>
            <w:fldChar w:fldCharType="begin"/>
          </w:r>
          <w:r>
            <w:instrText xml:space="preserve"> PAGEREF _Toc28670 \h </w:instrText>
          </w:r>
          <w:r>
            <w:fldChar w:fldCharType="separate"/>
          </w:r>
          <w:r>
            <w:t>3</w:t>
          </w:r>
          <w:r>
            <w:fldChar w:fldCharType="end"/>
          </w:r>
          <w:r>
            <w:fldChar w:fldCharType="end"/>
          </w:r>
        </w:p>
        <w:p w14:paraId="3EB8176D">
          <w:pPr>
            <w:pStyle w:val="12"/>
            <w:pageBreakBefore w:val="0"/>
            <w:tabs>
              <w:tab w:val="right" w:leader="dot" w:pos="8306"/>
            </w:tabs>
            <w:topLinePunct w:val="0"/>
            <w:bidi w:val="0"/>
            <w:spacing w:line="360" w:lineRule="auto"/>
          </w:pPr>
          <w:r>
            <w:fldChar w:fldCharType="begin"/>
          </w:r>
          <w:r>
            <w:instrText xml:space="preserve"> HYPERLINK \l _Toc11988 </w:instrText>
          </w:r>
          <w:r>
            <w:fldChar w:fldCharType="separate"/>
          </w:r>
          <w:r>
            <w:rPr>
              <w:rFonts w:hint="default" w:ascii="宋体" w:hAnsi="宋体" w:eastAsia="宋体" w:cs="宋体"/>
              <w:lang w:eastAsia="zh-Hans"/>
            </w:rPr>
            <w:t xml:space="preserve">3.1.1. </w:t>
          </w:r>
          <w:r>
            <w:rPr>
              <w:rFonts w:hint="eastAsia"/>
              <w:lang w:val="en-US" w:eastAsia="zh-Hans"/>
            </w:rPr>
            <w:t>首页</w:t>
          </w:r>
          <w:r>
            <w:rPr>
              <w:rFonts w:hint="default"/>
              <w:lang w:eastAsia="zh-Hans"/>
            </w:rPr>
            <w:t>-</w:t>
          </w:r>
          <w:r>
            <w:rPr>
              <w:rFonts w:hint="eastAsia"/>
              <w:lang w:val="en-US" w:eastAsia="zh-CN"/>
            </w:rPr>
            <w:t>底稿</w:t>
          </w:r>
          <w:r>
            <w:rPr>
              <w:rFonts w:hint="eastAsia"/>
              <w:lang w:val="en-US" w:eastAsia="zh-Hans"/>
            </w:rPr>
            <w:t>待办</w:t>
          </w:r>
          <w:r>
            <w:tab/>
          </w:r>
          <w:r>
            <w:fldChar w:fldCharType="begin"/>
          </w:r>
          <w:r>
            <w:instrText xml:space="preserve"> PAGEREF _Toc11988 \h </w:instrText>
          </w:r>
          <w:r>
            <w:fldChar w:fldCharType="separate"/>
          </w:r>
          <w:r>
            <w:t>3</w:t>
          </w:r>
          <w:r>
            <w:fldChar w:fldCharType="end"/>
          </w:r>
          <w:r>
            <w:fldChar w:fldCharType="end"/>
          </w:r>
        </w:p>
        <w:p w14:paraId="4E4860E8">
          <w:pPr>
            <w:pStyle w:val="12"/>
            <w:pageBreakBefore w:val="0"/>
            <w:tabs>
              <w:tab w:val="right" w:leader="dot" w:pos="8306"/>
            </w:tabs>
            <w:topLinePunct w:val="0"/>
            <w:bidi w:val="0"/>
            <w:spacing w:line="360" w:lineRule="auto"/>
          </w:pPr>
          <w:r>
            <w:fldChar w:fldCharType="begin"/>
          </w:r>
          <w:r>
            <w:instrText xml:space="preserve"> HYPERLINK \l _Toc487 </w:instrText>
          </w:r>
          <w:r>
            <w:fldChar w:fldCharType="separate"/>
          </w:r>
          <w:r>
            <w:rPr>
              <w:rFonts w:hint="default" w:ascii="宋体" w:hAnsi="宋体" w:eastAsia="宋体" w:cs="宋体"/>
              <w:lang w:eastAsia="zh-Hans"/>
            </w:rPr>
            <w:t xml:space="preserve">3.1.2. </w:t>
          </w:r>
          <w:r>
            <w:rPr>
              <w:rFonts w:hint="eastAsia"/>
              <w:lang w:val="en-US" w:eastAsia="zh-Hans"/>
            </w:rPr>
            <w:t>首页</w:t>
          </w:r>
          <w:r>
            <w:rPr>
              <w:rFonts w:hint="default"/>
              <w:lang w:eastAsia="zh-Hans"/>
            </w:rPr>
            <w:t>-</w:t>
          </w:r>
          <w:r>
            <w:rPr>
              <w:rFonts w:hint="eastAsia"/>
              <w:lang w:val="en-US" w:eastAsia="zh-Hans"/>
            </w:rPr>
            <w:t>个人信息</w:t>
          </w:r>
          <w:r>
            <w:tab/>
          </w:r>
          <w:r>
            <w:fldChar w:fldCharType="begin"/>
          </w:r>
          <w:r>
            <w:instrText xml:space="preserve"> PAGEREF _Toc487 \h </w:instrText>
          </w:r>
          <w:r>
            <w:fldChar w:fldCharType="separate"/>
          </w:r>
          <w:r>
            <w:t>5</w:t>
          </w:r>
          <w:r>
            <w:fldChar w:fldCharType="end"/>
          </w:r>
          <w:r>
            <w:fldChar w:fldCharType="end"/>
          </w:r>
        </w:p>
        <w:p w14:paraId="2F288542">
          <w:pPr>
            <w:pStyle w:val="12"/>
            <w:pageBreakBefore w:val="0"/>
            <w:tabs>
              <w:tab w:val="right" w:leader="dot" w:pos="8306"/>
            </w:tabs>
            <w:topLinePunct w:val="0"/>
            <w:bidi w:val="0"/>
            <w:spacing w:line="360" w:lineRule="auto"/>
          </w:pPr>
          <w:r>
            <w:fldChar w:fldCharType="begin"/>
          </w:r>
          <w:r>
            <w:instrText xml:space="preserve"> HYPERLINK \l _Toc5406 </w:instrText>
          </w:r>
          <w:r>
            <w:fldChar w:fldCharType="separate"/>
          </w:r>
          <w:r>
            <w:rPr>
              <w:rFonts w:hint="default" w:ascii="宋体" w:hAnsi="宋体" w:eastAsia="宋体" w:cs="宋体"/>
              <w:lang w:eastAsia="zh-Hans"/>
            </w:rPr>
            <w:t xml:space="preserve">3.1.3. </w:t>
          </w:r>
          <w:r>
            <w:rPr>
              <w:rFonts w:hint="eastAsia"/>
              <w:lang w:val="en-US" w:eastAsia="zh-Hans"/>
            </w:rPr>
            <w:t>首页</w:t>
          </w:r>
          <w:r>
            <w:rPr>
              <w:rFonts w:hint="default"/>
              <w:lang w:eastAsia="zh-Hans"/>
            </w:rPr>
            <w:t>-</w:t>
          </w:r>
          <w:r>
            <w:rPr>
              <w:rFonts w:hint="eastAsia"/>
              <w:lang w:val="en-US" w:eastAsia="zh-Hans"/>
            </w:rPr>
            <w:t>全文检索</w:t>
          </w:r>
          <w:r>
            <w:tab/>
          </w:r>
          <w:r>
            <w:fldChar w:fldCharType="begin"/>
          </w:r>
          <w:r>
            <w:instrText xml:space="preserve"> PAGEREF _Toc5406 \h </w:instrText>
          </w:r>
          <w:r>
            <w:fldChar w:fldCharType="separate"/>
          </w:r>
          <w:r>
            <w:t>7</w:t>
          </w:r>
          <w:r>
            <w:fldChar w:fldCharType="end"/>
          </w:r>
          <w:r>
            <w:fldChar w:fldCharType="end"/>
          </w:r>
        </w:p>
        <w:p w14:paraId="54F94181">
          <w:pPr>
            <w:pStyle w:val="12"/>
            <w:pageBreakBefore w:val="0"/>
            <w:tabs>
              <w:tab w:val="right" w:leader="dot" w:pos="8306"/>
            </w:tabs>
            <w:topLinePunct w:val="0"/>
            <w:bidi w:val="0"/>
            <w:spacing w:line="360" w:lineRule="auto"/>
          </w:pPr>
          <w:r>
            <w:fldChar w:fldCharType="begin"/>
          </w:r>
          <w:r>
            <w:instrText xml:space="preserve"> HYPERLINK \l _Toc17558 </w:instrText>
          </w:r>
          <w:r>
            <w:fldChar w:fldCharType="separate"/>
          </w:r>
          <w:r>
            <w:rPr>
              <w:rFonts w:hint="default" w:ascii="宋体" w:hAnsi="宋体" w:eastAsia="宋体" w:cs="宋体"/>
              <w:lang w:eastAsia="zh-Hans"/>
            </w:rPr>
            <w:t xml:space="preserve">3.1.4. </w:t>
          </w:r>
          <w:r>
            <w:rPr>
              <w:rFonts w:hint="eastAsia"/>
              <w:lang w:val="en-US" w:eastAsia="zh-Hans"/>
            </w:rPr>
            <w:t>首页</w:t>
          </w:r>
          <w:r>
            <w:rPr>
              <w:rFonts w:hint="default"/>
              <w:lang w:eastAsia="zh-Hans"/>
            </w:rPr>
            <w:t>-</w:t>
          </w:r>
          <w:r>
            <w:rPr>
              <w:rFonts w:hint="eastAsia"/>
              <w:lang w:val="en-US" w:eastAsia="zh-Hans"/>
            </w:rPr>
            <w:t>快捷操作</w:t>
          </w:r>
          <w:r>
            <w:tab/>
          </w:r>
          <w:r>
            <w:fldChar w:fldCharType="begin"/>
          </w:r>
          <w:r>
            <w:instrText xml:space="preserve"> PAGEREF _Toc17558 \h </w:instrText>
          </w:r>
          <w:r>
            <w:fldChar w:fldCharType="separate"/>
          </w:r>
          <w:r>
            <w:t>9</w:t>
          </w:r>
          <w:r>
            <w:fldChar w:fldCharType="end"/>
          </w:r>
          <w:r>
            <w:fldChar w:fldCharType="end"/>
          </w:r>
        </w:p>
        <w:p w14:paraId="551E8FB1">
          <w:pPr>
            <w:pStyle w:val="12"/>
            <w:pageBreakBefore w:val="0"/>
            <w:tabs>
              <w:tab w:val="right" w:leader="dot" w:pos="8306"/>
            </w:tabs>
            <w:topLinePunct w:val="0"/>
            <w:bidi w:val="0"/>
            <w:spacing w:line="360" w:lineRule="auto"/>
          </w:pPr>
          <w:r>
            <w:fldChar w:fldCharType="begin"/>
          </w:r>
          <w:r>
            <w:instrText xml:space="preserve"> HYPERLINK \l _Toc3972 </w:instrText>
          </w:r>
          <w:r>
            <w:fldChar w:fldCharType="separate"/>
          </w:r>
          <w:r>
            <w:rPr>
              <w:rFonts w:hint="default" w:ascii="宋体" w:hAnsi="宋体" w:eastAsia="宋体" w:cs="宋体"/>
              <w:lang w:eastAsia="zh-Hans"/>
            </w:rPr>
            <w:t xml:space="preserve">3.1.5. </w:t>
          </w:r>
          <w:r>
            <w:rPr>
              <w:rFonts w:hint="eastAsia"/>
              <w:lang w:val="en-US" w:eastAsia="zh-Hans"/>
            </w:rPr>
            <w:t>首页</w:t>
          </w:r>
          <w:r>
            <w:rPr>
              <w:rFonts w:hint="default"/>
              <w:lang w:eastAsia="zh-Hans"/>
            </w:rPr>
            <w:t>-</w:t>
          </w:r>
          <w:r>
            <w:rPr>
              <w:rFonts w:hint="eastAsia"/>
              <w:lang w:val="en-US" w:eastAsia="zh-CN"/>
            </w:rPr>
            <w:t>消息提醒</w:t>
          </w:r>
          <w:r>
            <w:tab/>
          </w:r>
          <w:r>
            <w:fldChar w:fldCharType="begin"/>
          </w:r>
          <w:r>
            <w:instrText xml:space="preserve"> PAGEREF _Toc3972 \h </w:instrText>
          </w:r>
          <w:r>
            <w:fldChar w:fldCharType="separate"/>
          </w:r>
          <w:r>
            <w:t>12</w:t>
          </w:r>
          <w:r>
            <w:fldChar w:fldCharType="end"/>
          </w:r>
          <w:r>
            <w:fldChar w:fldCharType="end"/>
          </w:r>
        </w:p>
        <w:p w14:paraId="2B6CCF84">
          <w:pPr>
            <w:pStyle w:val="17"/>
            <w:pageBreakBefore w:val="0"/>
            <w:tabs>
              <w:tab w:val="right" w:leader="dot" w:pos="8306"/>
            </w:tabs>
            <w:topLinePunct w:val="0"/>
            <w:bidi w:val="0"/>
            <w:spacing w:line="360" w:lineRule="auto"/>
          </w:pPr>
          <w:r>
            <w:fldChar w:fldCharType="begin"/>
          </w:r>
          <w:r>
            <w:instrText xml:space="preserve"> HYPERLINK \l _Toc9379 </w:instrText>
          </w:r>
          <w:r>
            <w:fldChar w:fldCharType="separate"/>
          </w:r>
          <w:r>
            <w:rPr>
              <w:rFonts w:hint="default" w:ascii="宋体" w:hAnsi="宋体" w:eastAsia="宋体" w:cs="宋体"/>
              <w:lang w:val="en-US" w:eastAsia="zh-Hans"/>
            </w:rPr>
            <w:t xml:space="preserve">3.2. </w:t>
          </w:r>
          <w:r>
            <w:rPr>
              <w:rFonts w:hint="eastAsia"/>
              <w:lang w:val="en-US" w:eastAsia="zh-Hans"/>
            </w:rPr>
            <w:t>项目管理</w:t>
          </w:r>
          <w:r>
            <w:tab/>
          </w:r>
          <w:r>
            <w:fldChar w:fldCharType="begin"/>
          </w:r>
          <w:r>
            <w:instrText xml:space="preserve"> PAGEREF _Toc9379 \h </w:instrText>
          </w:r>
          <w:r>
            <w:fldChar w:fldCharType="separate"/>
          </w:r>
          <w:r>
            <w:t>14</w:t>
          </w:r>
          <w:r>
            <w:fldChar w:fldCharType="end"/>
          </w:r>
          <w:r>
            <w:fldChar w:fldCharType="end"/>
          </w:r>
        </w:p>
        <w:p w14:paraId="05ADD6DB">
          <w:pPr>
            <w:pStyle w:val="12"/>
            <w:pageBreakBefore w:val="0"/>
            <w:tabs>
              <w:tab w:val="right" w:leader="dot" w:pos="8306"/>
            </w:tabs>
            <w:topLinePunct w:val="0"/>
            <w:bidi w:val="0"/>
            <w:spacing w:line="360" w:lineRule="auto"/>
          </w:pPr>
          <w:r>
            <w:fldChar w:fldCharType="begin"/>
          </w:r>
          <w:r>
            <w:instrText xml:space="preserve"> HYPERLINK \l _Toc15804 </w:instrText>
          </w:r>
          <w:r>
            <w:fldChar w:fldCharType="separate"/>
          </w:r>
          <w:r>
            <w:rPr>
              <w:rFonts w:hint="default" w:ascii="宋体" w:hAnsi="宋体" w:eastAsia="宋体" w:cs="宋体"/>
              <w:lang w:val="en-US" w:eastAsia="zh-Hans"/>
            </w:rPr>
            <w:t xml:space="preserve">3.2.1. </w:t>
          </w:r>
          <w:r>
            <w:rPr>
              <w:rFonts w:hint="eastAsia"/>
              <w:lang w:val="en-US" w:eastAsia="zh-Hans"/>
            </w:rPr>
            <w:t>项目列表</w:t>
          </w:r>
          <w:r>
            <w:tab/>
          </w:r>
          <w:r>
            <w:fldChar w:fldCharType="begin"/>
          </w:r>
          <w:r>
            <w:instrText xml:space="preserve"> PAGEREF _Toc15804 \h </w:instrText>
          </w:r>
          <w:r>
            <w:fldChar w:fldCharType="separate"/>
          </w:r>
          <w:r>
            <w:t>14</w:t>
          </w:r>
          <w:r>
            <w:fldChar w:fldCharType="end"/>
          </w:r>
          <w:r>
            <w:fldChar w:fldCharType="end"/>
          </w:r>
        </w:p>
        <w:p w14:paraId="1C36CA78">
          <w:pPr>
            <w:pStyle w:val="12"/>
            <w:pageBreakBefore w:val="0"/>
            <w:tabs>
              <w:tab w:val="right" w:leader="dot" w:pos="8306"/>
            </w:tabs>
            <w:topLinePunct w:val="0"/>
            <w:bidi w:val="0"/>
            <w:spacing w:line="360" w:lineRule="auto"/>
          </w:pPr>
          <w:r>
            <w:fldChar w:fldCharType="begin"/>
          </w:r>
          <w:r>
            <w:instrText xml:space="preserve"> HYPERLINK \l _Toc31362 </w:instrText>
          </w:r>
          <w:r>
            <w:fldChar w:fldCharType="separate"/>
          </w:r>
          <w:r>
            <w:rPr>
              <w:rFonts w:hint="default" w:ascii="宋体" w:hAnsi="宋体" w:eastAsia="宋体" w:cs="宋体"/>
              <w:lang w:val="en-US" w:eastAsia="zh-Hans"/>
            </w:rPr>
            <w:t xml:space="preserve">3.2.2. </w:t>
          </w:r>
          <w:r>
            <w:rPr>
              <w:rFonts w:hint="eastAsia"/>
              <w:lang w:val="en-US" w:eastAsia="zh-Hans"/>
            </w:rPr>
            <w:t>项目详情</w:t>
          </w:r>
          <w:r>
            <w:rPr>
              <w:rFonts w:hint="default"/>
              <w:lang w:eastAsia="zh-Hans"/>
            </w:rPr>
            <w:t>-</w:t>
          </w:r>
          <w:r>
            <w:rPr>
              <w:rFonts w:hint="eastAsia"/>
              <w:lang w:val="en-US" w:eastAsia="zh-Hans"/>
            </w:rPr>
            <w:t>项目看板</w:t>
          </w:r>
          <w:r>
            <w:tab/>
          </w:r>
          <w:r>
            <w:fldChar w:fldCharType="begin"/>
          </w:r>
          <w:r>
            <w:instrText xml:space="preserve"> PAGEREF _Toc31362 \h </w:instrText>
          </w:r>
          <w:r>
            <w:fldChar w:fldCharType="separate"/>
          </w:r>
          <w:r>
            <w:t>16</w:t>
          </w:r>
          <w:r>
            <w:fldChar w:fldCharType="end"/>
          </w:r>
          <w:r>
            <w:fldChar w:fldCharType="end"/>
          </w:r>
        </w:p>
        <w:p w14:paraId="12BE15B4">
          <w:pPr>
            <w:pStyle w:val="12"/>
            <w:pageBreakBefore w:val="0"/>
            <w:tabs>
              <w:tab w:val="right" w:leader="dot" w:pos="8306"/>
            </w:tabs>
            <w:topLinePunct w:val="0"/>
            <w:bidi w:val="0"/>
            <w:spacing w:line="360" w:lineRule="auto"/>
          </w:pPr>
          <w:r>
            <w:fldChar w:fldCharType="begin"/>
          </w:r>
          <w:r>
            <w:instrText xml:space="preserve"> HYPERLINK \l _Toc14259 </w:instrText>
          </w:r>
          <w:r>
            <w:fldChar w:fldCharType="separate"/>
          </w:r>
          <w:r>
            <w:rPr>
              <w:rFonts w:hint="default" w:ascii="宋体" w:hAnsi="宋体" w:eastAsia="宋体" w:cs="宋体"/>
              <w:lang w:val="en-US" w:eastAsia="zh-Hans"/>
            </w:rPr>
            <w:t xml:space="preserve">3.2.3. </w:t>
          </w:r>
          <w:r>
            <w:rPr>
              <w:rFonts w:hint="eastAsia"/>
              <w:lang w:val="en-US" w:eastAsia="zh-Hans"/>
            </w:rPr>
            <w:t>项目详情</w:t>
          </w:r>
          <w:r>
            <w:rPr>
              <w:rFonts w:hint="default"/>
              <w:lang w:eastAsia="zh-Hans"/>
            </w:rPr>
            <w:t>-</w:t>
          </w:r>
          <w:r>
            <w:rPr>
              <w:rFonts w:hint="eastAsia"/>
              <w:lang w:val="en-US" w:eastAsia="zh-Hans"/>
            </w:rPr>
            <w:t>工作底稿</w:t>
          </w:r>
          <w:r>
            <w:tab/>
          </w:r>
          <w:r>
            <w:fldChar w:fldCharType="begin"/>
          </w:r>
          <w:r>
            <w:instrText xml:space="preserve"> PAGEREF _Toc14259 \h </w:instrText>
          </w:r>
          <w:r>
            <w:fldChar w:fldCharType="separate"/>
          </w:r>
          <w:r>
            <w:t>20</w:t>
          </w:r>
          <w:r>
            <w:fldChar w:fldCharType="end"/>
          </w:r>
          <w:r>
            <w:fldChar w:fldCharType="end"/>
          </w:r>
        </w:p>
        <w:p w14:paraId="3474318B">
          <w:pPr>
            <w:pStyle w:val="12"/>
            <w:pageBreakBefore w:val="0"/>
            <w:tabs>
              <w:tab w:val="right" w:leader="dot" w:pos="8306"/>
            </w:tabs>
            <w:topLinePunct w:val="0"/>
            <w:bidi w:val="0"/>
            <w:spacing w:line="360" w:lineRule="auto"/>
          </w:pPr>
          <w:r>
            <w:fldChar w:fldCharType="begin"/>
          </w:r>
          <w:r>
            <w:instrText xml:space="preserve"> HYPERLINK \l _Toc17031 </w:instrText>
          </w:r>
          <w:r>
            <w:fldChar w:fldCharType="separate"/>
          </w:r>
          <w:r>
            <w:rPr>
              <w:rFonts w:hint="default" w:ascii="宋体" w:hAnsi="宋体" w:eastAsia="宋体" w:cs="宋体"/>
              <w:lang w:val="en-US" w:eastAsia="zh-Hans"/>
            </w:rPr>
            <w:t xml:space="preserve">3.2.4. </w:t>
          </w:r>
          <w:r>
            <w:rPr>
              <w:rFonts w:hint="eastAsia"/>
              <w:lang w:val="en-US" w:eastAsia="zh-Hans"/>
            </w:rPr>
            <w:t>项目详情</w:t>
          </w:r>
          <w:r>
            <w:rPr>
              <w:rFonts w:hint="default"/>
              <w:lang w:eastAsia="zh-Hans"/>
            </w:rPr>
            <w:t>-</w:t>
          </w:r>
          <w:r>
            <w:rPr>
              <w:rFonts w:hint="eastAsia"/>
              <w:lang w:val="en-US" w:eastAsia="zh-CN"/>
            </w:rPr>
            <w:t>底稿日志</w:t>
          </w:r>
          <w:r>
            <w:tab/>
          </w:r>
          <w:r>
            <w:fldChar w:fldCharType="begin"/>
          </w:r>
          <w:r>
            <w:instrText xml:space="preserve"> PAGEREF _Toc17031 \h </w:instrText>
          </w:r>
          <w:r>
            <w:fldChar w:fldCharType="separate"/>
          </w:r>
          <w:r>
            <w:t>33</w:t>
          </w:r>
          <w:r>
            <w:fldChar w:fldCharType="end"/>
          </w:r>
          <w:r>
            <w:fldChar w:fldCharType="end"/>
          </w:r>
        </w:p>
        <w:p w14:paraId="78AD26F6">
          <w:pPr>
            <w:pStyle w:val="12"/>
            <w:pageBreakBefore w:val="0"/>
            <w:tabs>
              <w:tab w:val="right" w:leader="dot" w:pos="8306"/>
            </w:tabs>
            <w:topLinePunct w:val="0"/>
            <w:bidi w:val="0"/>
            <w:spacing w:line="360" w:lineRule="auto"/>
          </w:pPr>
          <w:r>
            <w:fldChar w:fldCharType="begin"/>
          </w:r>
          <w:r>
            <w:instrText xml:space="preserve"> HYPERLINK \l _Toc17410 </w:instrText>
          </w:r>
          <w:r>
            <w:fldChar w:fldCharType="separate"/>
          </w:r>
          <w:r>
            <w:rPr>
              <w:rFonts w:hint="default" w:ascii="宋体" w:hAnsi="宋体" w:eastAsia="宋体" w:cs="宋体"/>
              <w:lang w:val="en-US" w:eastAsia="zh-Hans"/>
            </w:rPr>
            <w:t xml:space="preserve">3.2.5. </w:t>
          </w:r>
          <w:r>
            <w:rPr>
              <w:rFonts w:hint="eastAsia"/>
              <w:lang w:val="en-US" w:eastAsia="zh-Hans"/>
            </w:rPr>
            <w:t>项目详情</w:t>
          </w:r>
          <w:r>
            <w:rPr>
              <w:rFonts w:hint="default"/>
              <w:lang w:eastAsia="zh-Hans"/>
            </w:rPr>
            <w:t>-</w:t>
          </w:r>
          <w:r>
            <w:rPr>
              <w:rFonts w:hint="eastAsia"/>
              <w:lang w:val="en-US" w:eastAsia="zh-Hans"/>
            </w:rPr>
            <w:t>底稿文件分析</w:t>
          </w:r>
          <w:r>
            <w:tab/>
          </w:r>
          <w:r>
            <w:fldChar w:fldCharType="begin"/>
          </w:r>
          <w:r>
            <w:instrText xml:space="preserve"> PAGEREF _Toc17410 \h </w:instrText>
          </w:r>
          <w:r>
            <w:fldChar w:fldCharType="separate"/>
          </w:r>
          <w:r>
            <w:t>37</w:t>
          </w:r>
          <w:r>
            <w:fldChar w:fldCharType="end"/>
          </w:r>
          <w:r>
            <w:fldChar w:fldCharType="end"/>
          </w:r>
        </w:p>
        <w:p w14:paraId="5F9E290D">
          <w:pPr>
            <w:pStyle w:val="12"/>
            <w:pageBreakBefore w:val="0"/>
            <w:tabs>
              <w:tab w:val="right" w:leader="dot" w:pos="8306"/>
            </w:tabs>
            <w:topLinePunct w:val="0"/>
            <w:bidi w:val="0"/>
            <w:spacing w:line="360" w:lineRule="auto"/>
          </w:pPr>
          <w:r>
            <w:fldChar w:fldCharType="begin"/>
          </w:r>
          <w:r>
            <w:instrText xml:space="preserve"> HYPERLINK \l _Toc24095 </w:instrText>
          </w:r>
          <w:r>
            <w:fldChar w:fldCharType="separate"/>
          </w:r>
          <w:r>
            <w:rPr>
              <w:rFonts w:hint="default" w:ascii="宋体" w:hAnsi="宋体" w:eastAsia="宋体" w:cs="宋体"/>
              <w:lang w:val="en-US" w:eastAsia="zh-Hans"/>
            </w:rPr>
            <w:t xml:space="preserve">3.2.6. </w:t>
          </w:r>
          <w:r>
            <w:rPr>
              <w:rFonts w:hint="eastAsia"/>
              <w:lang w:val="en-US" w:eastAsia="zh-Hans"/>
            </w:rPr>
            <w:t>项目详情</w:t>
          </w:r>
          <w:r>
            <w:rPr>
              <w:rFonts w:hint="default"/>
              <w:lang w:eastAsia="zh-Hans"/>
            </w:rPr>
            <w:t>-</w:t>
          </w:r>
          <w:r>
            <w:rPr>
              <w:rFonts w:hint="eastAsia"/>
              <w:lang w:val="en-US" w:eastAsia="zh-Hans"/>
            </w:rPr>
            <w:t>底稿目录分析</w:t>
          </w:r>
          <w:r>
            <w:tab/>
          </w:r>
          <w:r>
            <w:fldChar w:fldCharType="begin"/>
          </w:r>
          <w:r>
            <w:instrText xml:space="preserve"> PAGEREF _Toc24095 \h </w:instrText>
          </w:r>
          <w:r>
            <w:fldChar w:fldCharType="separate"/>
          </w:r>
          <w:r>
            <w:t>38</w:t>
          </w:r>
          <w:r>
            <w:fldChar w:fldCharType="end"/>
          </w:r>
          <w:r>
            <w:fldChar w:fldCharType="end"/>
          </w:r>
        </w:p>
        <w:p w14:paraId="4C1E00CD">
          <w:pPr>
            <w:pStyle w:val="12"/>
            <w:pageBreakBefore w:val="0"/>
            <w:tabs>
              <w:tab w:val="right" w:leader="dot" w:pos="8306"/>
            </w:tabs>
            <w:topLinePunct w:val="0"/>
            <w:bidi w:val="0"/>
            <w:spacing w:line="360" w:lineRule="auto"/>
          </w:pPr>
          <w:r>
            <w:fldChar w:fldCharType="begin"/>
          </w:r>
          <w:r>
            <w:instrText xml:space="preserve"> HYPERLINK \l _Toc26320 </w:instrText>
          </w:r>
          <w:r>
            <w:fldChar w:fldCharType="separate"/>
          </w:r>
          <w:r>
            <w:rPr>
              <w:rFonts w:hint="default" w:ascii="宋体" w:hAnsi="宋体" w:eastAsia="宋体" w:cs="宋体"/>
              <w:lang w:val="en-US" w:eastAsia="zh-Hans"/>
            </w:rPr>
            <w:t xml:space="preserve">3.2.7. </w:t>
          </w:r>
          <w:r>
            <w:rPr>
              <w:rFonts w:hint="eastAsia"/>
              <w:lang w:val="en-US" w:eastAsia="zh-Hans"/>
            </w:rPr>
            <w:t>项目详情</w:t>
          </w:r>
          <w:r>
            <w:rPr>
              <w:rFonts w:hint="default"/>
              <w:lang w:eastAsia="zh-Hans"/>
            </w:rPr>
            <w:t>-</w:t>
          </w:r>
          <w:r>
            <w:rPr>
              <w:rFonts w:hint="eastAsia"/>
              <w:lang w:val="en-US" w:eastAsia="zh-Hans"/>
            </w:rPr>
            <w:t>按钮权限</w:t>
          </w:r>
          <w:r>
            <w:rPr>
              <w:rFonts w:hint="eastAsia"/>
              <w:lang w:val="en-US" w:eastAsia="zh-CN"/>
            </w:rPr>
            <w:t>状态</w:t>
          </w:r>
          <w:r>
            <w:rPr>
              <w:rFonts w:hint="eastAsia"/>
              <w:lang w:val="en-US" w:eastAsia="zh-Hans"/>
            </w:rPr>
            <w:t>说明</w:t>
          </w:r>
          <w:r>
            <w:tab/>
          </w:r>
          <w:r>
            <w:fldChar w:fldCharType="begin"/>
          </w:r>
          <w:r>
            <w:instrText xml:space="preserve"> PAGEREF _Toc26320 \h </w:instrText>
          </w:r>
          <w:r>
            <w:fldChar w:fldCharType="separate"/>
          </w:r>
          <w:r>
            <w:t>39</w:t>
          </w:r>
          <w:r>
            <w:fldChar w:fldCharType="end"/>
          </w:r>
          <w:r>
            <w:fldChar w:fldCharType="end"/>
          </w:r>
        </w:p>
        <w:p w14:paraId="79DC141B">
          <w:pPr>
            <w:pStyle w:val="12"/>
            <w:pageBreakBefore w:val="0"/>
            <w:tabs>
              <w:tab w:val="right" w:leader="dot" w:pos="8306"/>
            </w:tabs>
            <w:topLinePunct w:val="0"/>
            <w:bidi w:val="0"/>
            <w:spacing w:line="360" w:lineRule="auto"/>
          </w:pPr>
          <w:r>
            <w:fldChar w:fldCharType="begin"/>
          </w:r>
          <w:r>
            <w:instrText xml:space="preserve"> HYPERLINK \l _Toc28561 </w:instrText>
          </w:r>
          <w:r>
            <w:fldChar w:fldCharType="separate"/>
          </w:r>
          <w:r>
            <w:rPr>
              <w:rFonts w:hint="default" w:ascii="宋体" w:hAnsi="宋体" w:eastAsia="宋体" w:cs="宋体"/>
              <w:lang w:val="en-US" w:eastAsia="zh-Hans"/>
            </w:rPr>
            <w:t xml:space="preserve">3.2.8. </w:t>
          </w:r>
          <w:r>
            <w:rPr>
              <w:rFonts w:hint="eastAsia"/>
              <w:lang w:val="en-US" w:eastAsia="zh-Hans"/>
            </w:rPr>
            <w:t>项目</w:t>
          </w:r>
          <w:r>
            <w:rPr>
              <w:rFonts w:hint="eastAsia"/>
              <w:lang w:val="en-US" w:eastAsia="zh-CN"/>
            </w:rPr>
            <w:t>底稿任务执行过程消息提醒规则说明</w:t>
          </w:r>
          <w:r>
            <w:tab/>
          </w:r>
          <w:r>
            <w:fldChar w:fldCharType="begin"/>
          </w:r>
          <w:r>
            <w:instrText xml:space="preserve"> PAGEREF _Toc28561 \h </w:instrText>
          </w:r>
          <w:r>
            <w:fldChar w:fldCharType="separate"/>
          </w:r>
          <w:r>
            <w:t>42</w:t>
          </w:r>
          <w:r>
            <w:fldChar w:fldCharType="end"/>
          </w:r>
          <w:r>
            <w:fldChar w:fldCharType="end"/>
          </w:r>
        </w:p>
        <w:p w14:paraId="05E3B3E5">
          <w:pPr>
            <w:pStyle w:val="17"/>
            <w:pageBreakBefore w:val="0"/>
            <w:tabs>
              <w:tab w:val="right" w:leader="dot" w:pos="8306"/>
            </w:tabs>
            <w:topLinePunct w:val="0"/>
            <w:bidi w:val="0"/>
            <w:spacing w:line="360" w:lineRule="auto"/>
          </w:pPr>
          <w:r>
            <w:fldChar w:fldCharType="begin"/>
          </w:r>
          <w:r>
            <w:instrText xml:space="preserve"> HYPERLINK \l _Toc13570 </w:instrText>
          </w:r>
          <w:r>
            <w:fldChar w:fldCharType="separate"/>
          </w:r>
          <w:r>
            <w:rPr>
              <w:rFonts w:hint="default" w:ascii="宋体" w:hAnsi="宋体" w:eastAsia="宋体" w:cs="宋体"/>
              <w:lang w:val="en-US" w:eastAsia="zh-Hans"/>
            </w:rPr>
            <w:t xml:space="preserve">3.3. </w:t>
          </w:r>
          <w:r>
            <w:rPr>
              <w:rFonts w:hint="eastAsia"/>
              <w:lang w:val="en-US" w:eastAsia="zh-Hans"/>
            </w:rPr>
            <w:t>工作底稿管理</w:t>
          </w:r>
          <w:r>
            <w:tab/>
          </w:r>
          <w:r>
            <w:fldChar w:fldCharType="begin"/>
          </w:r>
          <w:r>
            <w:instrText xml:space="preserve"> PAGEREF _Toc13570 \h </w:instrText>
          </w:r>
          <w:r>
            <w:fldChar w:fldCharType="separate"/>
          </w:r>
          <w:r>
            <w:t>43</w:t>
          </w:r>
          <w:r>
            <w:fldChar w:fldCharType="end"/>
          </w:r>
          <w:r>
            <w:fldChar w:fldCharType="end"/>
          </w:r>
        </w:p>
        <w:p w14:paraId="23300156">
          <w:pPr>
            <w:pStyle w:val="12"/>
            <w:pageBreakBefore w:val="0"/>
            <w:tabs>
              <w:tab w:val="right" w:leader="dot" w:pos="8306"/>
            </w:tabs>
            <w:topLinePunct w:val="0"/>
            <w:bidi w:val="0"/>
            <w:spacing w:line="360" w:lineRule="auto"/>
          </w:pPr>
          <w:r>
            <w:fldChar w:fldCharType="begin"/>
          </w:r>
          <w:r>
            <w:instrText xml:space="preserve"> HYPERLINK \l _Toc11526 </w:instrText>
          </w:r>
          <w:r>
            <w:fldChar w:fldCharType="separate"/>
          </w:r>
          <w:r>
            <w:rPr>
              <w:rFonts w:hint="default" w:ascii="宋体" w:hAnsi="宋体" w:eastAsia="宋体" w:cs="宋体"/>
              <w:lang w:val="en-US" w:eastAsia="zh-Hans"/>
            </w:rPr>
            <w:t xml:space="preserve">3.3.1. </w:t>
          </w:r>
          <w:r>
            <w:rPr>
              <w:rFonts w:hint="eastAsia"/>
              <w:lang w:val="en-US" w:eastAsia="zh-CN"/>
            </w:rPr>
            <w:t>需归档的</w:t>
          </w:r>
          <w:r>
            <w:rPr>
              <w:rFonts w:hint="eastAsia"/>
              <w:lang w:val="en-US" w:eastAsia="zh-Hans"/>
            </w:rPr>
            <w:t>工作底稿</w:t>
          </w:r>
          <w:r>
            <w:tab/>
          </w:r>
          <w:r>
            <w:fldChar w:fldCharType="begin"/>
          </w:r>
          <w:r>
            <w:instrText xml:space="preserve"> PAGEREF _Toc11526 \h </w:instrText>
          </w:r>
          <w:r>
            <w:fldChar w:fldCharType="separate"/>
          </w:r>
          <w:r>
            <w:t>43</w:t>
          </w:r>
          <w:r>
            <w:fldChar w:fldCharType="end"/>
          </w:r>
          <w:r>
            <w:fldChar w:fldCharType="end"/>
          </w:r>
        </w:p>
        <w:p w14:paraId="2A244E56">
          <w:pPr>
            <w:pStyle w:val="12"/>
            <w:pageBreakBefore w:val="0"/>
            <w:tabs>
              <w:tab w:val="right" w:leader="dot" w:pos="8306"/>
            </w:tabs>
            <w:topLinePunct w:val="0"/>
            <w:bidi w:val="0"/>
            <w:spacing w:line="360" w:lineRule="auto"/>
          </w:pPr>
          <w:r>
            <w:fldChar w:fldCharType="begin"/>
          </w:r>
          <w:r>
            <w:instrText xml:space="preserve"> HYPERLINK \l _Toc30118 </w:instrText>
          </w:r>
          <w:r>
            <w:fldChar w:fldCharType="separate"/>
          </w:r>
          <w:r>
            <w:rPr>
              <w:rFonts w:hint="default" w:ascii="宋体" w:hAnsi="宋体" w:eastAsia="宋体" w:cs="宋体"/>
              <w:lang w:val="en-US" w:eastAsia="zh-Hans"/>
            </w:rPr>
            <w:t xml:space="preserve">3.3.2. </w:t>
          </w:r>
          <w:r>
            <w:rPr>
              <w:rFonts w:hint="eastAsia"/>
              <w:lang w:val="en-US" w:eastAsia="zh-CN"/>
            </w:rPr>
            <w:t>工</w:t>
          </w:r>
          <w:r>
            <w:rPr>
              <w:rFonts w:hint="eastAsia"/>
              <w:lang w:val="en-US" w:eastAsia="zh-Hans"/>
            </w:rPr>
            <w:t>作底稿</w:t>
          </w:r>
          <w:r>
            <w:rPr>
              <w:rFonts w:hint="eastAsia"/>
              <w:lang w:val="en-US" w:eastAsia="zh-CN"/>
            </w:rPr>
            <w:t>全文检索</w:t>
          </w:r>
          <w:r>
            <w:tab/>
          </w:r>
          <w:r>
            <w:fldChar w:fldCharType="begin"/>
          </w:r>
          <w:r>
            <w:instrText xml:space="preserve"> PAGEREF _Toc30118 \h </w:instrText>
          </w:r>
          <w:r>
            <w:fldChar w:fldCharType="separate"/>
          </w:r>
          <w:r>
            <w:t>46</w:t>
          </w:r>
          <w:r>
            <w:fldChar w:fldCharType="end"/>
          </w:r>
          <w:r>
            <w:fldChar w:fldCharType="end"/>
          </w:r>
        </w:p>
        <w:p w14:paraId="11AD1EE1">
          <w:pPr>
            <w:pStyle w:val="12"/>
            <w:pageBreakBefore w:val="0"/>
            <w:tabs>
              <w:tab w:val="right" w:leader="dot" w:pos="8306"/>
            </w:tabs>
            <w:topLinePunct w:val="0"/>
            <w:bidi w:val="0"/>
            <w:spacing w:line="360" w:lineRule="auto"/>
          </w:pPr>
          <w:r>
            <w:fldChar w:fldCharType="begin"/>
          </w:r>
          <w:r>
            <w:instrText xml:space="preserve"> HYPERLINK \l _Toc11441 </w:instrText>
          </w:r>
          <w:r>
            <w:fldChar w:fldCharType="separate"/>
          </w:r>
          <w:r>
            <w:rPr>
              <w:rFonts w:hint="default" w:ascii="宋体" w:hAnsi="宋体" w:eastAsia="宋体" w:cs="宋体"/>
              <w:lang w:val="en-US" w:eastAsia="zh-Hans"/>
            </w:rPr>
            <w:t xml:space="preserve">3.3.3. </w:t>
          </w:r>
          <w:r>
            <w:rPr>
              <w:rFonts w:hint="eastAsia"/>
              <w:lang w:val="en-US" w:eastAsia="zh-Hans"/>
            </w:rPr>
            <w:t>工作底稿模版管理</w:t>
          </w:r>
          <w:r>
            <w:tab/>
          </w:r>
          <w:r>
            <w:fldChar w:fldCharType="begin"/>
          </w:r>
          <w:r>
            <w:instrText xml:space="preserve"> PAGEREF _Toc11441 \h </w:instrText>
          </w:r>
          <w:r>
            <w:fldChar w:fldCharType="separate"/>
          </w:r>
          <w:r>
            <w:t>47</w:t>
          </w:r>
          <w:r>
            <w:fldChar w:fldCharType="end"/>
          </w:r>
          <w:r>
            <w:fldChar w:fldCharType="end"/>
          </w:r>
        </w:p>
        <w:p w14:paraId="026C771D">
          <w:pPr>
            <w:pStyle w:val="12"/>
            <w:pageBreakBefore w:val="0"/>
            <w:tabs>
              <w:tab w:val="right" w:leader="dot" w:pos="8306"/>
            </w:tabs>
            <w:topLinePunct w:val="0"/>
            <w:bidi w:val="0"/>
            <w:spacing w:line="360" w:lineRule="auto"/>
          </w:pPr>
          <w:r>
            <w:fldChar w:fldCharType="begin"/>
          </w:r>
          <w:r>
            <w:instrText xml:space="preserve"> HYPERLINK \l _Toc11260 </w:instrText>
          </w:r>
          <w:r>
            <w:fldChar w:fldCharType="separate"/>
          </w:r>
          <w:r>
            <w:rPr>
              <w:rFonts w:hint="default" w:ascii="宋体" w:hAnsi="宋体" w:eastAsia="宋体" w:cs="宋体"/>
              <w:lang w:val="en-US" w:eastAsia="zh-Hans"/>
            </w:rPr>
            <w:t xml:space="preserve">3.3.4. </w:t>
          </w:r>
          <w:r>
            <w:rPr>
              <w:rFonts w:hint="eastAsia"/>
              <w:lang w:val="en-US" w:eastAsia="zh-CN"/>
            </w:rPr>
            <w:t>项目底稿阶段引用模版维护</w:t>
          </w:r>
          <w:r>
            <w:tab/>
          </w:r>
          <w:r>
            <w:fldChar w:fldCharType="begin"/>
          </w:r>
          <w:r>
            <w:instrText xml:space="preserve"> PAGEREF _Toc11260 \h </w:instrText>
          </w:r>
          <w:r>
            <w:fldChar w:fldCharType="separate"/>
          </w:r>
          <w:r>
            <w:t>49</w:t>
          </w:r>
          <w:r>
            <w:fldChar w:fldCharType="end"/>
          </w:r>
          <w:r>
            <w:fldChar w:fldCharType="end"/>
          </w:r>
        </w:p>
        <w:p w14:paraId="16995139">
          <w:pPr>
            <w:pStyle w:val="12"/>
            <w:pageBreakBefore w:val="0"/>
            <w:tabs>
              <w:tab w:val="right" w:leader="dot" w:pos="8306"/>
            </w:tabs>
            <w:topLinePunct w:val="0"/>
            <w:bidi w:val="0"/>
            <w:spacing w:line="360" w:lineRule="auto"/>
          </w:pPr>
          <w:r>
            <w:fldChar w:fldCharType="begin"/>
          </w:r>
          <w:r>
            <w:instrText xml:space="preserve"> HYPERLINK \l _Toc31560 </w:instrText>
          </w:r>
          <w:r>
            <w:fldChar w:fldCharType="separate"/>
          </w:r>
          <w:r>
            <w:rPr>
              <w:rFonts w:hint="default" w:ascii="宋体" w:hAnsi="宋体" w:eastAsia="宋体" w:cs="宋体"/>
              <w:lang w:val="en-US" w:eastAsia="zh-Hans"/>
            </w:rPr>
            <w:t xml:space="preserve">3.3.5. </w:t>
          </w:r>
          <w:r>
            <w:rPr>
              <w:rFonts w:hint="eastAsia"/>
              <w:lang w:val="en-US" w:eastAsia="zh-CN"/>
            </w:rPr>
            <w:t>项目底稿维护</w:t>
          </w:r>
          <w:r>
            <w:tab/>
          </w:r>
          <w:r>
            <w:fldChar w:fldCharType="begin"/>
          </w:r>
          <w:r>
            <w:instrText xml:space="preserve"> PAGEREF _Toc31560 \h </w:instrText>
          </w:r>
          <w:r>
            <w:fldChar w:fldCharType="separate"/>
          </w:r>
          <w:r>
            <w:t>51</w:t>
          </w:r>
          <w:r>
            <w:fldChar w:fldCharType="end"/>
          </w:r>
          <w:r>
            <w:fldChar w:fldCharType="end"/>
          </w:r>
        </w:p>
        <w:p w14:paraId="4628574D">
          <w:pPr>
            <w:pStyle w:val="12"/>
            <w:pageBreakBefore w:val="0"/>
            <w:tabs>
              <w:tab w:val="right" w:leader="dot" w:pos="8306"/>
            </w:tabs>
            <w:topLinePunct w:val="0"/>
            <w:bidi w:val="0"/>
            <w:spacing w:line="360" w:lineRule="auto"/>
          </w:pPr>
          <w:r>
            <w:fldChar w:fldCharType="begin"/>
          </w:r>
          <w:r>
            <w:instrText xml:space="preserve"> HYPERLINK \l _Toc13966 </w:instrText>
          </w:r>
          <w:r>
            <w:fldChar w:fldCharType="separate"/>
          </w:r>
          <w:r>
            <w:rPr>
              <w:rFonts w:hint="default" w:ascii="宋体" w:hAnsi="宋体" w:eastAsia="宋体" w:cs="宋体"/>
              <w:lang w:val="en-US" w:eastAsia="zh-Hans"/>
            </w:rPr>
            <w:t xml:space="preserve">3.3.6. </w:t>
          </w:r>
          <w:r>
            <w:rPr>
              <w:rFonts w:hint="eastAsia"/>
              <w:lang w:val="en-US" w:eastAsia="zh-CN"/>
            </w:rPr>
            <w:t>底稿附件巡检</w:t>
          </w:r>
          <w:r>
            <w:tab/>
          </w:r>
          <w:r>
            <w:fldChar w:fldCharType="begin"/>
          </w:r>
          <w:r>
            <w:instrText xml:space="preserve"> PAGEREF _Toc13966 \h </w:instrText>
          </w:r>
          <w:r>
            <w:fldChar w:fldCharType="separate"/>
          </w:r>
          <w:r>
            <w:t>53</w:t>
          </w:r>
          <w:r>
            <w:fldChar w:fldCharType="end"/>
          </w:r>
          <w:r>
            <w:fldChar w:fldCharType="end"/>
          </w:r>
        </w:p>
        <w:p w14:paraId="4C4F27DE">
          <w:pPr>
            <w:pStyle w:val="17"/>
            <w:pageBreakBefore w:val="0"/>
            <w:tabs>
              <w:tab w:val="right" w:leader="dot" w:pos="8306"/>
            </w:tabs>
            <w:topLinePunct w:val="0"/>
            <w:bidi w:val="0"/>
            <w:spacing w:line="360" w:lineRule="auto"/>
          </w:pPr>
          <w:r>
            <w:fldChar w:fldCharType="begin"/>
          </w:r>
          <w:r>
            <w:instrText xml:space="preserve"> HYPERLINK \l _Toc5933 </w:instrText>
          </w:r>
          <w:r>
            <w:fldChar w:fldCharType="separate"/>
          </w:r>
          <w:r>
            <w:rPr>
              <w:rFonts w:hint="default" w:ascii="宋体" w:hAnsi="宋体" w:eastAsia="宋体" w:cs="宋体"/>
              <w:lang w:val="en-US" w:eastAsia="zh-Hans"/>
            </w:rPr>
            <w:t xml:space="preserve">3.4. </w:t>
          </w:r>
          <w:r>
            <w:rPr>
              <w:rFonts w:hint="eastAsia"/>
              <w:lang w:val="en-US" w:eastAsia="zh-CN"/>
            </w:rPr>
            <w:t>底稿统计分析</w:t>
          </w:r>
          <w:r>
            <w:tab/>
          </w:r>
          <w:r>
            <w:fldChar w:fldCharType="begin"/>
          </w:r>
          <w:r>
            <w:instrText xml:space="preserve"> PAGEREF _Toc5933 \h </w:instrText>
          </w:r>
          <w:r>
            <w:fldChar w:fldCharType="separate"/>
          </w:r>
          <w:r>
            <w:t>56</w:t>
          </w:r>
          <w:r>
            <w:fldChar w:fldCharType="end"/>
          </w:r>
          <w:r>
            <w:fldChar w:fldCharType="end"/>
          </w:r>
        </w:p>
        <w:p w14:paraId="2480CE2B">
          <w:pPr>
            <w:pStyle w:val="12"/>
            <w:pageBreakBefore w:val="0"/>
            <w:tabs>
              <w:tab w:val="right" w:leader="dot" w:pos="8306"/>
            </w:tabs>
            <w:topLinePunct w:val="0"/>
            <w:bidi w:val="0"/>
            <w:spacing w:line="360" w:lineRule="auto"/>
          </w:pPr>
          <w:r>
            <w:fldChar w:fldCharType="begin"/>
          </w:r>
          <w:r>
            <w:instrText xml:space="preserve"> HYPERLINK \l _Toc21551 </w:instrText>
          </w:r>
          <w:r>
            <w:fldChar w:fldCharType="separate"/>
          </w:r>
          <w:r>
            <w:rPr>
              <w:rFonts w:hint="default" w:ascii="宋体" w:hAnsi="宋体" w:eastAsia="宋体" w:cs="宋体"/>
              <w:lang w:val="en-US" w:eastAsia="zh-CN"/>
            </w:rPr>
            <w:t xml:space="preserve">3.4.1. </w:t>
          </w:r>
          <w:r>
            <w:rPr>
              <w:rFonts w:hint="eastAsia"/>
              <w:lang w:val="en-US" w:eastAsia="zh-CN"/>
            </w:rPr>
            <w:t>底稿进展情况分析</w:t>
          </w:r>
          <w:r>
            <w:tab/>
          </w:r>
          <w:r>
            <w:fldChar w:fldCharType="begin"/>
          </w:r>
          <w:r>
            <w:instrText xml:space="preserve"> PAGEREF _Toc21551 \h </w:instrText>
          </w:r>
          <w:r>
            <w:fldChar w:fldCharType="separate"/>
          </w:r>
          <w:r>
            <w:t>56</w:t>
          </w:r>
          <w:r>
            <w:fldChar w:fldCharType="end"/>
          </w:r>
          <w:r>
            <w:fldChar w:fldCharType="end"/>
          </w:r>
        </w:p>
        <w:p w14:paraId="62A10FFE">
          <w:pPr>
            <w:pStyle w:val="12"/>
            <w:pageBreakBefore w:val="0"/>
            <w:tabs>
              <w:tab w:val="right" w:leader="dot" w:pos="8306"/>
            </w:tabs>
            <w:topLinePunct w:val="0"/>
            <w:bidi w:val="0"/>
            <w:spacing w:line="360" w:lineRule="auto"/>
          </w:pPr>
          <w:r>
            <w:fldChar w:fldCharType="begin"/>
          </w:r>
          <w:r>
            <w:instrText xml:space="preserve"> HYPERLINK \l _Toc32248 </w:instrText>
          </w:r>
          <w:r>
            <w:fldChar w:fldCharType="separate"/>
          </w:r>
          <w:r>
            <w:rPr>
              <w:rFonts w:hint="default" w:ascii="宋体" w:hAnsi="宋体" w:eastAsia="宋体" w:cs="宋体"/>
              <w:lang w:val="en-US" w:eastAsia="zh-Hans"/>
            </w:rPr>
            <w:t xml:space="preserve">3.4.2. </w:t>
          </w:r>
          <w:r>
            <w:rPr>
              <w:rFonts w:hint="eastAsia"/>
              <w:lang w:val="en-US" w:eastAsia="zh-CN"/>
            </w:rPr>
            <w:t>项目底稿情况分析</w:t>
          </w:r>
          <w:r>
            <w:tab/>
          </w:r>
          <w:r>
            <w:fldChar w:fldCharType="begin"/>
          </w:r>
          <w:r>
            <w:instrText xml:space="preserve"> PAGEREF _Toc32248 \h </w:instrText>
          </w:r>
          <w:r>
            <w:fldChar w:fldCharType="separate"/>
          </w:r>
          <w:r>
            <w:t>57</w:t>
          </w:r>
          <w:r>
            <w:fldChar w:fldCharType="end"/>
          </w:r>
          <w:r>
            <w:fldChar w:fldCharType="end"/>
          </w:r>
        </w:p>
        <w:p w14:paraId="5EF3220A">
          <w:pPr>
            <w:pStyle w:val="12"/>
            <w:pageBreakBefore w:val="0"/>
            <w:tabs>
              <w:tab w:val="right" w:leader="dot" w:pos="8306"/>
            </w:tabs>
            <w:topLinePunct w:val="0"/>
            <w:bidi w:val="0"/>
            <w:spacing w:line="360" w:lineRule="auto"/>
          </w:pPr>
          <w:r>
            <w:fldChar w:fldCharType="begin"/>
          </w:r>
          <w:r>
            <w:instrText xml:space="preserve"> HYPERLINK \l _Toc9698 </w:instrText>
          </w:r>
          <w:r>
            <w:fldChar w:fldCharType="separate"/>
          </w:r>
          <w:r>
            <w:rPr>
              <w:rFonts w:hint="default" w:ascii="宋体" w:hAnsi="宋体" w:eastAsia="宋体" w:cs="宋体"/>
              <w:lang w:val="en-US" w:eastAsia="zh-Hans"/>
            </w:rPr>
            <w:t xml:space="preserve">3.4.3. </w:t>
          </w:r>
          <w:r>
            <w:rPr>
              <w:rFonts w:hint="eastAsia"/>
              <w:lang w:val="en-US" w:eastAsia="zh-CN"/>
            </w:rPr>
            <w:t>项目底稿目录分析</w:t>
          </w:r>
          <w:r>
            <w:tab/>
          </w:r>
          <w:r>
            <w:fldChar w:fldCharType="begin"/>
          </w:r>
          <w:r>
            <w:instrText xml:space="preserve"> PAGEREF _Toc9698 \h </w:instrText>
          </w:r>
          <w:r>
            <w:fldChar w:fldCharType="separate"/>
          </w:r>
          <w:r>
            <w:t>59</w:t>
          </w:r>
          <w:r>
            <w:fldChar w:fldCharType="end"/>
          </w:r>
          <w:r>
            <w:fldChar w:fldCharType="end"/>
          </w:r>
        </w:p>
        <w:p w14:paraId="7E2BAEA9">
          <w:pPr>
            <w:pStyle w:val="12"/>
            <w:pageBreakBefore w:val="0"/>
            <w:tabs>
              <w:tab w:val="right" w:leader="dot" w:pos="8306"/>
            </w:tabs>
            <w:topLinePunct w:val="0"/>
            <w:bidi w:val="0"/>
            <w:spacing w:line="360" w:lineRule="auto"/>
          </w:pPr>
          <w:r>
            <w:fldChar w:fldCharType="begin"/>
          </w:r>
          <w:r>
            <w:instrText xml:space="preserve"> HYPERLINK \l _Toc10052 </w:instrText>
          </w:r>
          <w:r>
            <w:fldChar w:fldCharType="separate"/>
          </w:r>
          <w:r>
            <w:rPr>
              <w:rFonts w:hint="default" w:ascii="宋体" w:hAnsi="宋体" w:eastAsia="宋体" w:cs="宋体"/>
              <w:lang w:val="en-US" w:eastAsia="zh-Hans"/>
            </w:rPr>
            <w:t xml:space="preserve">3.4.4. </w:t>
          </w:r>
          <w:r>
            <w:rPr>
              <w:rFonts w:hint="eastAsia"/>
              <w:lang w:val="en-US" w:eastAsia="zh-CN"/>
            </w:rPr>
            <w:t>项目底稿分析</w:t>
          </w:r>
          <w:r>
            <w:tab/>
          </w:r>
          <w:r>
            <w:fldChar w:fldCharType="begin"/>
          </w:r>
          <w:r>
            <w:instrText xml:space="preserve"> PAGEREF _Toc10052 \h </w:instrText>
          </w:r>
          <w:r>
            <w:fldChar w:fldCharType="separate"/>
          </w:r>
          <w:r>
            <w:t>60</w:t>
          </w:r>
          <w:r>
            <w:fldChar w:fldCharType="end"/>
          </w:r>
          <w:r>
            <w:fldChar w:fldCharType="end"/>
          </w:r>
        </w:p>
        <w:p w14:paraId="18C5BBF7">
          <w:pPr>
            <w:pStyle w:val="12"/>
            <w:pageBreakBefore w:val="0"/>
            <w:tabs>
              <w:tab w:val="right" w:leader="dot" w:pos="8306"/>
            </w:tabs>
            <w:topLinePunct w:val="0"/>
            <w:bidi w:val="0"/>
            <w:spacing w:line="360" w:lineRule="auto"/>
          </w:pPr>
          <w:r>
            <w:fldChar w:fldCharType="begin"/>
          </w:r>
          <w:r>
            <w:instrText xml:space="preserve"> HYPERLINK \l _Toc15599 </w:instrText>
          </w:r>
          <w:r>
            <w:fldChar w:fldCharType="separate"/>
          </w:r>
          <w:r>
            <w:rPr>
              <w:rFonts w:hint="default" w:ascii="宋体" w:hAnsi="宋体" w:eastAsia="宋体" w:cs="宋体"/>
              <w:lang w:val="en-US" w:eastAsia="zh-Hans"/>
            </w:rPr>
            <w:t xml:space="preserve">3.4.5. </w:t>
          </w:r>
          <w:r>
            <w:rPr>
              <w:rFonts w:hint="eastAsia"/>
              <w:lang w:val="en-US" w:eastAsia="zh-CN"/>
            </w:rPr>
            <w:t>底稿运维分析</w:t>
          </w:r>
          <w:r>
            <w:tab/>
          </w:r>
          <w:r>
            <w:fldChar w:fldCharType="begin"/>
          </w:r>
          <w:r>
            <w:instrText xml:space="preserve"> PAGEREF _Toc15599 \h </w:instrText>
          </w:r>
          <w:r>
            <w:fldChar w:fldCharType="separate"/>
          </w:r>
          <w:r>
            <w:t>62</w:t>
          </w:r>
          <w:r>
            <w:fldChar w:fldCharType="end"/>
          </w:r>
          <w:r>
            <w:fldChar w:fldCharType="end"/>
          </w:r>
        </w:p>
        <w:p w14:paraId="14A9C626">
          <w:pPr>
            <w:pStyle w:val="17"/>
            <w:pageBreakBefore w:val="0"/>
            <w:tabs>
              <w:tab w:val="right" w:leader="dot" w:pos="8306"/>
            </w:tabs>
            <w:topLinePunct w:val="0"/>
            <w:bidi w:val="0"/>
            <w:spacing w:line="360" w:lineRule="auto"/>
          </w:pPr>
          <w:r>
            <w:fldChar w:fldCharType="begin"/>
          </w:r>
          <w:r>
            <w:instrText xml:space="preserve"> HYPERLINK \l _Toc24298 </w:instrText>
          </w:r>
          <w:r>
            <w:fldChar w:fldCharType="separate"/>
          </w:r>
          <w:r>
            <w:rPr>
              <w:rFonts w:hint="default" w:ascii="宋体" w:hAnsi="宋体" w:eastAsia="宋体" w:cs="宋体"/>
              <w:lang w:val="en-US" w:eastAsia="zh-Hans"/>
            </w:rPr>
            <w:t xml:space="preserve">3.5. </w:t>
          </w:r>
          <w:r>
            <w:rPr>
              <w:rFonts w:hint="eastAsia"/>
              <w:lang w:val="en-US" w:eastAsia="zh-CN"/>
            </w:rPr>
            <w:t>工作底稿基础维护</w:t>
          </w:r>
          <w:r>
            <w:tab/>
          </w:r>
          <w:r>
            <w:fldChar w:fldCharType="begin"/>
          </w:r>
          <w:r>
            <w:instrText xml:space="preserve"> PAGEREF _Toc24298 \h </w:instrText>
          </w:r>
          <w:r>
            <w:fldChar w:fldCharType="separate"/>
          </w:r>
          <w:r>
            <w:t>63</w:t>
          </w:r>
          <w:r>
            <w:fldChar w:fldCharType="end"/>
          </w:r>
          <w:r>
            <w:fldChar w:fldCharType="end"/>
          </w:r>
        </w:p>
        <w:p w14:paraId="23D6F2B7">
          <w:pPr>
            <w:pStyle w:val="12"/>
            <w:pageBreakBefore w:val="0"/>
            <w:tabs>
              <w:tab w:val="right" w:leader="dot" w:pos="8306"/>
            </w:tabs>
            <w:topLinePunct w:val="0"/>
            <w:bidi w:val="0"/>
            <w:spacing w:line="360" w:lineRule="auto"/>
          </w:pPr>
          <w:r>
            <w:fldChar w:fldCharType="begin"/>
          </w:r>
          <w:r>
            <w:instrText xml:space="preserve"> HYPERLINK \l _Toc32436 </w:instrText>
          </w:r>
          <w:r>
            <w:fldChar w:fldCharType="separate"/>
          </w:r>
          <w:r>
            <w:rPr>
              <w:rFonts w:hint="default" w:ascii="宋体" w:hAnsi="宋体" w:eastAsia="宋体" w:cs="宋体"/>
              <w:lang w:val="en-US" w:eastAsia="zh-CN"/>
            </w:rPr>
            <w:t xml:space="preserve">3.5.1. </w:t>
          </w:r>
          <w:r>
            <w:rPr>
              <w:rFonts w:hint="eastAsia"/>
              <w:lang w:val="en-US" w:eastAsia="zh-CN"/>
            </w:rPr>
            <w:t>工作底稿模型维护</w:t>
          </w:r>
          <w:r>
            <w:tab/>
          </w:r>
          <w:r>
            <w:fldChar w:fldCharType="begin"/>
          </w:r>
          <w:r>
            <w:instrText xml:space="preserve"> PAGEREF _Toc32436 \h </w:instrText>
          </w:r>
          <w:r>
            <w:fldChar w:fldCharType="separate"/>
          </w:r>
          <w:r>
            <w:t>63</w:t>
          </w:r>
          <w:r>
            <w:fldChar w:fldCharType="end"/>
          </w:r>
          <w:r>
            <w:fldChar w:fldCharType="end"/>
          </w:r>
        </w:p>
        <w:p w14:paraId="1084DEF5">
          <w:pPr>
            <w:pStyle w:val="12"/>
            <w:pageBreakBefore w:val="0"/>
            <w:tabs>
              <w:tab w:val="right" w:leader="dot" w:pos="8306"/>
            </w:tabs>
            <w:topLinePunct w:val="0"/>
            <w:bidi w:val="0"/>
            <w:spacing w:line="360" w:lineRule="auto"/>
          </w:pPr>
          <w:r>
            <w:fldChar w:fldCharType="begin"/>
          </w:r>
          <w:r>
            <w:instrText xml:space="preserve"> HYPERLINK \l _Toc16914 </w:instrText>
          </w:r>
          <w:r>
            <w:fldChar w:fldCharType="separate"/>
          </w:r>
          <w:r>
            <w:rPr>
              <w:rFonts w:hint="default" w:ascii="宋体" w:hAnsi="宋体" w:eastAsia="宋体" w:cs="宋体"/>
              <w:lang w:val="en-US" w:eastAsia="zh-CN"/>
            </w:rPr>
            <w:t xml:space="preserve">3.5.2. </w:t>
          </w:r>
          <w:r>
            <w:rPr>
              <w:rFonts w:hint="eastAsia"/>
              <w:lang w:val="en-US" w:eastAsia="zh-CN"/>
            </w:rPr>
            <w:t>工作底稿权限维护</w:t>
          </w:r>
          <w:r>
            <w:tab/>
          </w:r>
          <w:r>
            <w:fldChar w:fldCharType="begin"/>
          </w:r>
          <w:r>
            <w:instrText xml:space="preserve"> PAGEREF _Toc16914 \h </w:instrText>
          </w:r>
          <w:r>
            <w:fldChar w:fldCharType="separate"/>
          </w:r>
          <w:r>
            <w:t>73</w:t>
          </w:r>
          <w:r>
            <w:fldChar w:fldCharType="end"/>
          </w:r>
          <w:r>
            <w:fldChar w:fldCharType="end"/>
          </w:r>
        </w:p>
        <w:p w14:paraId="670E9BCA">
          <w:pPr>
            <w:pStyle w:val="17"/>
            <w:pageBreakBefore w:val="0"/>
            <w:tabs>
              <w:tab w:val="right" w:leader="dot" w:pos="8306"/>
            </w:tabs>
            <w:topLinePunct w:val="0"/>
            <w:bidi w:val="0"/>
            <w:spacing w:line="360" w:lineRule="auto"/>
          </w:pPr>
          <w:r>
            <w:fldChar w:fldCharType="begin"/>
          </w:r>
          <w:r>
            <w:instrText xml:space="preserve"> HYPERLINK \l _Toc13304 </w:instrText>
          </w:r>
          <w:r>
            <w:fldChar w:fldCharType="separate"/>
          </w:r>
          <w:r>
            <w:rPr>
              <w:rFonts w:hint="default" w:ascii="宋体" w:hAnsi="宋体" w:eastAsia="宋体" w:cs="宋体"/>
              <w:lang w:val="en-US" w:eastAsia="zh-Hans"/>
            </w:rPr>
            <w:t xml:space="preserve">3.6. </w:t>
          </w:r>
          <w:r>
            <w:rPr>
              <w:rFonts w:hint="eastAsia"/>
              <w:lang w:val="en-US" w:eastAsia="zh-CN"/>
            </w:rPr>
            <w:t>系统设置</w:t>
          </w:r>
          <w:r>
            <w:tab/>
          </w:r>
          <w:r>
            <w:fldChar w:fldCharType="begin"/>
          </w:r>
          <w:r>
            <w:instrText xml:space="preserve"> PAGEREF _Toc13304 \h </w:instrText>
          </w:r>
          <w:r>
            <w:fldChar w:fldCharType="separate"/>
          </w:r>
          <w:r>
            <w:t>84</w:t>
          </w:r>
          <w:r>
            <w:fldChar w:fldCharType="end"/>
          </w:r>
          <w:r>
            <w:fldChar w:fldCharType="end"/>
          </w:r>
        </w:p>
        <w:p w14:paraId="3D911995">
          <w:pPr>
            <w:pStyle w:val="12"/>
            <w:pageBreakBefore w:val="0"/>
            <w:tabs>
              <w:tab w:val="right" w:leader="dot" w:pos="8306"/>
            </w:tabs>
            <w:topLinePunct w:val="0"/>
            <w:bidi w:val="0"/>
            <w:spacing w:line="360" w:lineRule="auto"/>
          </w:pPr>
          <w:r>
            <w:fldChar w:fldCharType="begin"/>
          </w:r>
          <w:r>
            <w:instrText xml:space="preserve"> HYPERLINK \l _Toc32187 </w:instrText>
          </w:r>
          <w:r>
            <w:fldChar w:fldCharType="separate"/>
          </w:r>
          <w:r>
            <w:rPr>
              <w:rFonts w:hint="default" w:ascii="宋体" w:hAnsi="宋体" w:eastAsia="宋体" w:cs="宋体"/>
              <w:lang w:val="en-US" w:eastAsia="zh-CN"/>
            </w:rPr>
            <w:t xml:space="preserve">3.6.1. </w:t>
          </w:r>
          <w:r>
            <w:rPr>
              <w:rFonts w:hint="eastAsia"/>
              <w:lang w:val="en-US" w:eastAsia="zh-CN"/>
            </w:rPr>
            <w:t>组织机构</w:t>
          </w:r>
          <w:r>
            <w:tab/>
          </w:r>
          <w:r>
            <w:fldChar w:fldCharType="begin"/>
          </w:r>
          <w:r>
            <w:instrText xml:space="preserve"> PAGEREF _Toc32187 \h </w:instrText>
          </w:r>
          <w:r>
            <w:fldChar w:fldCharType="separate"/>
          </w:r>
          <w:r>
            <w:t>84</w:t>
          </w:r>
          <w:r>
            <w:fldChar w:fldCharType="end"/>
          </w:r>
          <w:r>
            <w:fldChar w:fldCharType="end"/>
          </w:r>
        </w:p>
        <w:p w14:paraId="7B42792F">
          <w:pPr>
            <w:pStyle w:val="12"/>
            <w:pageBreakBefore w:val="0"/>
            <w:tabs>
              <w:tab w:val="right" w:leader="dot" w:pos="8306"/>
            </w:tabs>
            <w:topLinePunct w:val="0"/>
            <w:bidi w:val="0"/>
            <w:spacing w:line="360" w:lineRule="auto"/>
          </w:pPr>
          <w:r>
            <w:fldChar w:fldCharType="begin"/>
          </w:r>
          <w:r>
            <w:instrText xml:space="preserve"> HYPERLINK \l _Toc1984 </w:instrText>
          </w:r>
          <w:r>
            <w:fldChar w:fldCharType="separate"/>
          </w:r>
          <w:r>
            <w:rPr>
              <w:rFonts w:hint="default" w:ascii="宋体" w:hAnsi="宋体" w:eastAsia="宋体" w:cs="宋体"/>
              <w:lang w:val="en-US" w:eastAsia="zh-CN"/>
            </w:rPr>
            <w:t xml:space="preserve">3.6.2. </w:t>
          </w:r>
          <w:r>
            <w:rPr>
              <w:rFonts w:hint="eastAsia"/>
              <w:lang w:val="en-US" w:eastAsia="zh-CN"/>
            </w:rPr>
            <w:t>基础设置</w:t>
          </w:r>
          <w:r>
            <w:tab/>
          </w:r>
          <w:r>
            <w:fldChar w:fldCharType="begin"/>
          </w:r>
          <w:r>
            <w:instrText xml:space="preserve"> PAGEREF _Toc1984 \h </w:instrText>
          </w:r>
          <w:r>
            <w:fldChar w:fldCharType="separate"/>
          </w:r>
          <w:r>
            <w:t>90</w:t>
          </w:r>
          <w:r>
            <w:fldChar w:fldCharType="end"/>
          </w:r>
          <w:r>
            <w:fldChar w:fldCharType="end"/>
          </w:r>
        </w:p>
        <w:p w14:paraId="1CAB4489">
          <w:pPr>
            <w:pStyle w:val="12"/>
            <w:pageBreakBefore w:val="0"/>
            <w:tabs>
              <w:tab w:val="right" w:leader="dot" w:pos="8306"/>
            </w:tabs>
            <w:topLinePunct w:val="0"/>
            <w:bidi w:val="0"/>
            <w:spacing w:line="360" w:lineRule="auto"/>
          </w:pPr>
          <w:r>
            <w:fldChar w:fldCharType="begin"/>
          </w:r>
          <w:r>
            <w:instrText xml:space="preserve"> HYPERLINK \l _Toc8883 </w:instrText>
          </w:r>
          <w:r>
            <w:fldChar w:fldCharType="separate"/>
          </w:r>
          <w:r>
            <w:rPr>
              <w:rFonts w:hint="default" w:ascii="宋体" w:hAnsi="宋体" w:eastAsia="宋体" w:cs="宋体"/>
              <w:lang w:val="en-US" w:eastAsia="zh-CN"/>
            </w:rPr>
            <w:t xml:space="preserve">3.6.3. </w:t>
          </w:r>
          <w:r>
            <w:rPr>
              <w:rFonts w:hint="eastAsia"/>
              <w:lang w:val="en-US" w:eastAsia="zh-CN"/>
            </w:rPr>
            <w:t>小工具</w:t>
          </w:r>
          <w:r>
            <w:tab/>
          </w:r>
          <w:r>
            <w:fldChar w:fldCharType="begin"/>
          </w:r>
          <w:r>
            <w:instrText xml:space="preserve"> PAGEREF _Toc8883 \h </w:instrText>
          </w:r>
          <w:r>
            <w:fldChar w:fldCharType="separate"/>
          </w:r>
          <w:r>
            <w:t>97</w:t>
          </w:r>
          <w:r>
            <w:fldChar w:fldCharType="end"/>
          </w:r>
          <w:r>
            <w:fldChar w:fldCharType="end"/>
          </w:r>
        </w:p>
        <w:p w14:paraId="273B6A59">
          <w:pPr>
            <w:pStyle w:val="12"/>
            <w:pageBreakBefore w:val="0"/>
            <w:tabs>
              <w:tab w:val="right" w:leader="dot" w:pos="8306"/>
            </w:tabs>
            <w:topLinePunct w:val="0"/>
            <w:bidi w:val="0"/>
            <w:spacing w:line="360" w:lineRule="auto"/>
          </w:pPr>
          <w:r>
            <w:fldChar w:fldCharType="begin"/>
          </w:r>
          <w:r>
            <w:instrText xml:space="preserve"> HYPERLINK \l _Toc6658 </w:instrText>
          </w:r>
          <w:r>
            <w:fldChar w:fldCharType="separate"/>
          </w:r>
          <w:r>
            <w:rPr>
              <w:rFonts w:hint="default" w:ascii="宋体" w:hAnsi="宋体" w:eastAsia="宋体" w:cs="宋体"/>
              <w:lang w:val="en-US" w:eastAsia="zh-CN"/>
            </w:rPr>
            <w:t xml:space="preserve">3.6.4. </w:t>
          </w:r>
          <w:r>
            <w:rPr>
              <w:rFonts w:hint="eastAsia"/>
              <w:lang w:val="en-US" w:eastAsia="zh-CN"/>
            </w:rPr>
            <w:t>系统日志</w:t>
          </w:r>
          <w:r>
            <w:tab/>
          </w:r>
          <w:r>
            <w:fldChar w:fldCharType="begin"/>
          </w:r>
          <w:r>
            <w:instrText xml:space="preserve"> PAGEREF _Toc6658 \h </w:instrText>
          </w:r>
          <w:r>
            <w:fldChar w:fldCharType="separate"/>
          </w:r>
          <w:r>
            <w:t>103</w:t>
          </w:r>
          <w:r>
            <w:fldChar w:fldCharType="end"/>
          </w:r>
          <w:r>
            <w:fldChar w:fldCharType="end"/>
          </w:r>
        </w:p>
        <w:p w14:paraId="088BEA94">
          <w:pPr>
            <w:pStyle w:val="12"/>
            <w:pageBreakBefore w:val="0"/>
            <w:tabs>
              <w:tab w:val="right" w:leader="dot" w:pos="8306"/>
            </w:tabs>
            <w:topLinePunct w:val="0"/>
            <w:bidi w:val="0"/>
            <w:spacing w:line="360" w:lineRule="auto"/>
          </w:pPr>
          <w:r>
            <w:fldChar w:fldCharType="begin"/>
          </w:r>
          <w:r>
            <w:instrText xml:space="preserve"> HYPERLINK \l _Toc16913 </w:instrText>
          </w:r>
          <w:r>
            <w:fldChar w:fldCharType="separate"/>
          </w:r>
          <w:r>
            <w:rPr>
              <w:rFonts w:hint="default" w:ascii="宋体" w:hAnsi="宋体" w:eastAsia="宋体" w:cs="宋体"/>
              <w:lang w:val="en-US" w:eastAsia="zh-CN"/>
            </w:rPr>
            <w:t xml:space="preserve">3.6.5. </w:t>
          </w:r>
          <w:r>
            <w:rPr>
              <w:rFonts w:hint="eastAsia"/>
              <w:lang w:val="en-US" w:eastAsia="zh-CN"/>
            </w:rPr>
            <w:t>消息维护</w:t>
          </w:r>
          <w:r>
            <w:tab/>
          </w:r>
          <w:r>
            <w:fldChar w:fldCharType="begin"/>
          </w:r>
          <w:r>
            <w:instrText xml:space="preserve"> PAGEREF _Toc16913 \h </w:instrText>
          </w:r>
          <w:r>
            <w:fldChar w:fldCharType="separate"/>
          </w:r>
          <w:r>
            <w:t>110</w:t>
          </w:r>
          <w:r>
            <w:fldChar w:fldCharType="end"/>
          </w:r>
          <w:r>
            <w:fldChar w:fldCharType="end"/>
          </w:r>
        </w:p>
        <w:p w14:paraId="17A5ACBA">
          <w:pPr>
            <w:pStyle w:val="16"/>
            <w:pageBreakBefore w:val="0"/>
            <w:tabs>
              <w:tab w:val="right" w:leader="dot" w:pos="8306"/>
            </w:tabs>
            <w:topLinePunct w:val="0"/>
            <w:bidi w:val="0"/>
            <w:spacing w:line="360" w:lineRule="auto"/>
          </w:pPr>
          <w:r>
            <w:fldChar w:fldCharType="begin"/>
          </w:r>
          <w:r>
            <w:instrText xml:space="preserve"> HYPERLINK \l _Toc11424 </w:instrText>
          </w:r>
          <w:r>
            <w:fldChar w:fldCharType="separate"/>
          </w:r>
          <w:r>
            <w:rPr>
              <w:rFonts w:hint="default" w:ascii="宋体" w:hAnsi="宋体" w:eastAsia="宋体" w:cs="宋体"/>
              <w:lang w:val="en-US" w:eastAsia="zh-CN"/>
            </w:rPr>
            <w:t xml:space="preserve">4. </w:t>
          </w:r>
          <w:r>
            <w:rPr>
              <w:rFonts w:hint="eastAsia"/>
              <w:lang w:val="en-US" w:eastAsia="zh-CN"/>
            </w:rPr>
            <w:t>助手端</w:t>
          </w:r>
          <w:r>
            <w:rPr>
              <w:rFonts w:hint="eastAsia"/>
              <w:lang w:val="en-US" w:eastAsia="zh-Hans"/>
            </w:rPr>
            <w:t>需求</w:t>
          </w:r>
          <w:r>
            <w:tab/>
          </w:r>
          <w:r>
            <w:fldChar w:fldCharType="begin"/>
          </w:r>
          <w:r>
            <w:instrText xml:space="preserve"> PAGEREF _Toc11424 \h </w:instrText>
          </w:r>
          <w:r>
            <w:fldChar w:fldCharType="separate"/>
          </w:r>
          <w:r>
            <w:t>116</w:t>
          </w:r>
          <w:r>
            <w:fldChar w:fldCharType="end"/>
          </w:r>
          <w:r>
            <w:fldChar w:fldCharType="end"/>
          </w:r>
        </w:p>
        <w:p w14:paraId="06E7C550">
          <w:pPr>
            <w:pStyle w:val="17"/>
            <w:pageBreakBefore w:val="0"/>
            <w:tabs>
              <w:tab w:val="right" w:leader="dot" w:pos="8306"/>
            </w:tabs>
            <w:topLinePunct w:val="0"/>
            <w:bidi w:val="0"/>
            <w:spacing w:line="360" w:lineRule="auto"/>
          </w:pPr>
          <w:r>
            <w:fldChar w:fldCharType="begin"/>
          </w:r>
          <w:r>
            <w:instrText xml:space="preserve"> HYPERLINK \l _Toc24235 </w:instrText>
          </w:r>
          <w:r>
            <w:fldChar w:fldCharType="separate"/>
          </w:r>
          <w:r>
            <w:rPr>
              <w:rFonts w:hint="default" w:ascii="宋体" w:hAnsi="宋体" w:eastAsia="宋体" w:cs="宋体"/>
              <w:lang w:eastAsia="zh-Hans"/>
            </w:rPr>
            <w:t xml:space="preserve">4.1. </w:t>
          </w:r>
          <w:r>
            <w:rPr>
              <w:rFonts w:hint="eastAsia"/>
              <w:lang w:val="en-US" w:eastAsia="zh-CN"/>
            </w:rPr>
            <w:t>登录页</w:t>
          </w:r>
          <w:r>
            <w:tab/>
          </w:r>
          <w:r>
            <w:fldChar w:fldCharType="begin"/>
          </w:r>
          <w:r>
            <w:instrText xml:space="preserve"> PAGEREF _Toc24235 \h </w:instrText>
          </w:r>
          <w:r>
            <w:fldChar w:fldCharType="separate"/>
          </w:r>
          <w:r>
            <w:t>116</w:t>
          </w:r>
          <w:r>
            <w:fldChar w:fldCharType="end"/>
          </w:r>
          <w:r>
            <w:fldChar w:fldCharType="end"/>
          </w:r>
        </w:p>
        <w:p w14:paraId="42AF670F">
          <w:pPr>
            <w:pStyle w:val="12"/>
            <w:pageBreakBefore w:val="0"/>
            <w:tabs>
              <w:tab w:val="right" w:leader="dot" w:pos="8306"/>
            </w:tabs>
            <w:topLinePunct w:val="0"/>
            <w:bidi w:val="0"/>
            <w:spacing w:line="360" w:lineRule="auto"/>
          </w:pPr>
          <w:r>
            <w:fldChar w:fldCharType="begin"/>
          </w:r>
          <w:r>
            <w:instrText xml:space="preserve"> HYPERLINK \l _Toc26005 </w:instrText>
          </w:r>
          <w:r>
            <w:fldChar w:fldCharType="separate"/>
          </w:r>
          <w:r>
            <w:rPr>
              <w:rFonts w:hint="default" w:ascii="宋体" w:hAnsi="宋体" w:eastAsia="宋体" w:cs="宋体"/>
              <w:lang w:val="en-US" w:eastAsia="zh-CN"/>
            </w:rPr>
            <w:t xml:space="preserve">4.1.1. </w:t>
          </w:r>
          <w:r>
            <w:rPr>
              <w:rFonts w:hint="eastAsia"/>
            </w:rPr>
            <w:t>用户场景</w:t>
          </w:r>
          <w:r>
            <w:tab/>
          </w:r>
          <w:r>
            <w:fldChar w:fldCharType="begin"/>
          </w:r>
          <w:r>
            <w:instrText xml:space="preserve"> PAGEREF _Toc26005 \h </w:instrText>
          </w:r>
          <w:r>
            <w:fldChar w:fldCharType="separate"/>
          </w:r>
          <w:r>
            <w:t>116</w:t>
          </w:r>
          <w:r>
            <w:fldChar w:fldCharType="end"/>
          </w:r>
          <w:r>
            <w:fldChar w:fldCharType="end"/>
          </w:r>
        </w:p>
        <w:p w14:paraId="60D78B6B">
          <w:pPr>
            <w:pStyle w:val="12"/>
            <w:pageBreakBefore w:val="0"/>
            <w:tabs>
              <w:tab w:val="right" w:leader="dot" w:pos="8306"/>
            </w:tabs>
            <w:topLinePunct w:val="0"/>
            <w:bidi w:val="0"/>
            <w:spacing w:line="360" w:lineRule="auto"/>
          </w:pPr>
          <w:r>
            <w:fldChar w:fldCharType="begin"/>
          </w:r>
          <w:r>
            <w:instrText xml:space="preserve"> HYPERLINK \l _Toc25380 </w:instrText>
          </w:r>
          <w:r>
            <w:fldChar w:fldCharType="separate"/>
          </w:r>
          <w:r>
            <w:rPr>
              <w:rFonts w:hint="default" w:ascii="宋体" w:hAnsi="宋体" w:eastAsia="宋体" w:cs="宋体"/>
            </w:rPr>
            <w:t xml:space="preserve">4.1.2. </w:t>
          </w:r>
          <w:r>
            <w:rPr>
              <w:rFonts w:hint="eastAsia"/>
            </w:rPr>
            <w:t>功能描述</w:t>
          </w:r>
          <w:r>
            <w:tab/>
          </w:r>
          <w:r>
            <w:fldChar w:fldCharType="begin"/>
          </w:r>
          <w:r>
            <w:instrText xml:space="preserve"> PAGEREF _Toc25380 \h </w:instrText>
          </w:r>
          <w:r>
            <w:fldChar w:fldCharType="separate"/>
          </w:r>
          <w:r>
            <w:t>116</w:t>
          </w:r>
          <w:r>
            <w:fldChar w:fldCharType="end"/>
          </w:r>
          <w:r>
            <w:fldChar w:fldCharType="end"/>
          </w:r>
        </w:p>
        <w:p w14:paraId="2633D1F9">
          <w:pPr>
            <w:pStyle w:val="17"/>
            <w:pageBreakBefore w:val="0"/>
            <w:tabs>
              <w:tab w:val="right" w:leader="dot" w:pos="8306"/>
            </w:tabs>
            <w:topLinePunct w:val="0"/>
            <w:bidi w:val="0"/>
            <w:spacing w:line="360" w:lineRule="auto"/>
          </w:pPr>
          <w:r>
            <w:fldChar w:fldCharType="begin"/>
          </w:r>
          <w:r>
            <w:instrText xml:space="preserve"> HYPERLINK \l _Toc14143 </w:instrText>
          </w:r>
          <w:r>
            <w:fldChar w:fldCharType="separate"/>
          </w:r>
          <w:r>
            <w:rPr>
              <w:rFonts w:hint="default" w:ascii="宋体" w:hAnsi="宋体" w:eastAsia="宋体" w:cs="宋体"/>
              <w:lang w:eastAsia="zh-Hans"/>
            </w:rPr>
            <w:t xml:space="preserve">4.2. </w:t>
          </w:r>
          <w:r>
            <w:rPr>
              <w:rFonts w:hint="eastAsia"/>
              <w:lang w:val="en-US" w:eastAsia="zh-CN"/>
            </w:rPr>
            <w:t>我的项目</w:t>
          </w:r>
          <w:r>
            <w:tab/>
          </w:r>
          <w:r>
            <w:fldChar w:fldCharType="begin"/>
          </w:r>
          <w:r>
            <w:instrText xml:space="preserve"> PAGEREF _Toc14143 \h </w:instrText>
          </w:r>
          <w:r>
            <w:fldChar w:fldCharType="separate"/>
          </w:r>
          <w:r>
            <w:t>117</w:t>
          </w:r>
          <w:r>
            <w:fldChar w:fldCharType="end"/>
          </w:r>
          <w:r>
            <w:fldChar w:fldCharType="end"/>
          </w:r>
        </w:p>
        <w:p w14:paraId="789CDCB6">
          <w:pPr>
            <w:pStyle w:val="12"/>
            <w:pageBreakBefore w:val="0"/>
            <w:tabs>
              <w:tab w:val="right" w:leader="dot" w:pos="8306"/>
            </w:tabs>
            <w:topLinePunct w:val="0"/>
            <w:bidi w:val="0"/>
            <w:spacing w:line="360" w:lineRule="auto"/>
          </w:pPr>
          <w:r>
            <w:fldChar w:fldCharType="begin"/>
          </w:r>
          <w:r>
            <w:instrText xml:space="preserve"> HYPERLINK \l _Toc2437 </w:instrText>
          </w:r>
          <w:r>
            <w:fldChar w:fldCharType="separate"/>
          </w:r>
          <w:r>
            <w:rPr>
              <w:rFonts w:hint="default" w:ascii="宋体" w:hAnsi="宋体" w:eastAsia="宋体" w:cs="宋体"/>
              <w:lang w:val="en-US" w:eastAsia="zh-CN"/>
            </w:rPr>
            <w:t xml:space="preserve">4.2.1. </w:t>
          </w:r>
          <w:r>
            <w:rPr>
              <w:rFonts w:hint="eastAsia"/>
            </w:rPr>
            <w:t>用户场景</w:t>
          </w:r>
          <w:r>
            <w:tab/>
          </w:r>
          <w:r>
            <w:fldChar w:fldCharType="begin"/>
          </w:r>
          <w:r>
            <w:instrText xml:space="preserve"> PAGEREF _Toc2437 \h </w:instrText>
          </w:r>
          <w:r>
            <w:fldChar w:fldCharType="separate"/>
          </w:r>
          <w:r>
            <w:t>117</w:t>
          </w:r>
          <w:r>
            <w:fldChar w:fldCharType="end"/>
          </w:r>
          <w:r>
            <w:fldChar w:fldCharType="end"/>
          </w:r>
        </w:p>
        <w:p w14:paraId="035C9A4B">
          <w:pPr>
            <w:pStyle w:val="12"/>
            <w:pageBreakBefore w:val="0"/>
            <w:tabs>
              <w:tab w:val="right" w:leader="dot" w:pos="8306"/>
            </w:tabs>
            <w:topLinePunct w:val="0"/>
            <w:bidi w:val="0"/>
            <w:spacing w:line="360" w:lineRule="auto"/>
          </w:pPr>
          <w:r>
            <w:fldChar w:fldCharType="begin"/>
          </w:r>
          <w:r>
            <w:instrText xml:space="preserve"> HYPERLINK \l _Toc18463 </w:instrText>
          </w:r>
          <w:r>
            <w:fldChar w:fldCharType="separate"/>
          </w:r>
          <w:r>
            <w:rPr>
              <w:rFonts w:hint="default" w:ascii="宋体" w:hAnsi="宋体" w:eastAsia="宋体" w:cs="宋体"/>
            </w:rPr>
            <w:t xml:space="preserve">4.2.2. </w:t>
          </w:r>
          <w:r>
            <w:rPr>
              <w:rFonts w:hint="eastAsia"/>
            </w:rPr>
            <w:t>权限说明</w:t>
          </w:r>
          <w:r>
            <w:tab/>
          </w:r>
          <w:r>
            <w:fldChar w:fldCharType="begin"/>
          </w:r>
          <w:r>
            <w:instrText xml:space="preserve"> PAGEREF _Toc18463 \h </w:instrText>
          </w:r>
          <w:r>
            <w:fldChar w:fldCharType="separate"/>
          </w:r>
          <w:r>
            <w:t>117</w:t>
          </w:r>
          <w:r>
            <w:fldChar w:fldCharType="end"/>
          </w:r>
          <w:r>
            <w:fldChar w:fldCharType="end"/>
          </w:r>
        </w:p>
        <w:p w14:paraId="33E1C11E">
          <w:pPr>
            <w:pStyle w:val="12"/>
            <w:pageBreakBefore w:val="0"/>
            <w:tabs>
              <w:tab w:val="right" w:leader="dot" w:pos="8306"/>
            </w:tabs>
            <w:topLinePunct w:val="0"/>
            <w:bidi w:val="0"/>
            <w:spacing w:line="360" w:lineRule="auto"/>
          </w:pPr>
          <w:r>
            <w:fldChar w:fldCharType="begin"/>
          </w:r>
          <w:r>
            <w:instrText xml:space="preserve"> HYPERLINK \l _Toc18558 </w:instrText>
          </w:r>
          <w:r>
            <w:fldChar w:fldCharType="separate"/>
          </w:r>
          <w:r>
            <w:rPr>
              <w:rFonts w:hint="default" w:ascii="宋体" w:hAnsi="宋体" w:eastAsia="宋体" w:cs="宋体"/>
            </w:rPr>
            <w:t xml:space="preserve">4.2.3. </w:t>
          </w:r>
          <w:r>
            <w:rPr>
              <w:rFonts w:hint="eastAsia"/>
            </w:rPr>
            <w:t>功能描述</w:t>
          </w:r>
          <w:r>
            <w:tab/>
          </w:r>
          <w:r>
            <w:fldChar w:fldCharType="begin"/>
          </w:r>
          <w:r>
            <w:instrText xml:space="preserve"> PAGEREF _Toc18558 \h </w:instrText>
          </w:r>
          <w:r>
            <w:fldChar w:fldCharType="separate"/>
          </w:r>
          <w:r>
            <w:t>118</w:t>
          </w:r>
          <w:r>
            <w:fldChar w:fldCharType="end"/>
          </w:r>
          <w:r>
            <w:fldChar w:fldCharType="end"/>
          </w:r>
        </w:p>
        <w:p w14:paraId="797A92FD">
          <w:pPr>
            <w:pStyle w:val="12"/>
            <w:pageBreakBefore w:val="0"/>
            <w:tabs>
              <w:tab w:val="right" w:leader="dot" w:pos="8306"/>
            </w:tabs>
            <w:topLinePunct w:val="0"/>
            <w:bidi w:val="0"/>
            <w:spacing w:line="360" w:lineRule="auto"/>
          </w:pPr>
          <w:r>
            <w:fldChar w:fldCharType="begin"/>
          </w:r>
          <w:r>
            <w:instrText xml:space="preserve"> HYPERLINK \l _Toc15760 </w:instrText>
          </w:r>
          <w:r>
            <w:fldChar w:fldCharType="separate"/>
          </w:r>
          <w:r>
            <w:rPr>
              <w:rFonts w:hint="default" w:ascii="宋体" w:hAnsi="宋体" w:eastAsia="宋体" w:cs="宋体"/>
              <w:lang w:val="en-US" w:eastAsia="zh-CN"/>
            </w:rPr>
            <w:t xml:space="preserve">4.2.4. </w:t>
          </w:r>
          <w:r>
            <w:rPr>
              <w:rFonts w:hint="eastAsia"/>
            </w:rPr>
            <w:t>补充说明</w:t>
          </w:r>
          <w:r>
            <w:tab/>
          </w:r>
          <w:r>
            <w:fldChar w:fldCharType="begin"/>
          </w:r>
          <w:r>
            <w:instrText xml:space="preserve"> PAGEREF _Toc15760 \h </w:instrText>
          </w:r>
          <w:r>
            <w:fldChar w:fldCharType="separate"/>
          </w:r>
          <w:r>
            <w:t>121</w:t>
          </w:r>
          <w:r>
            <w:fldChar w:fldCharType="end"/>
          </w:r>
          <w:r>
            <w:fldChar w:fldCharType="end"/>
          </w:r>
        </w:p>
        <w:p w14:paraId="1DBD8682">
          <w:pPr>
            <w:pStyle w:val="17"/>
            <w:pageBreakBefore w:val="0"/>
            <w:tabs>
              <w:tab w:val="right" w:leader="dot" w:pos="8306"/>
            </w:tabs>
            <w:topLinePunct w:val="0"/>
            <w:bidi w:val="0"/>
            <w:spacing w:line="360" w:lineRule="auto"/>
          </w:pPr>
          <w:r>
            <w:fldChar w:fldCharType="begin"/>
          </w:r>
          <w:r>
            <w:instrText xml:space="preserve"> HYPERLINK \l _Toc15291 </w:instrText>
          </w:r>
          <w:r>
            <w:fldChar w:fldCharType="separate"/>
          </w:r>
          <w:r>
            <w:rPr>
              <w:rFonts w:hint="default" w:ascii="宋体" w:hAnsi="宋体" w:eastAsia="宋体" w:cs="宋体"/>
              <w:lang w:eastAsia="zh-Hans"/>
            </w:rPr>
            <w:t xml:space="preserve">4.3. </w:t>
          </w:r>
          <w:r>
            <w:rPr>
              <w:rFonts w:hint="eastAsia"/>
              <w:lang w:val="en-US" w:eastAsia="zh-CN"/>
            </w:rPr>
            <w:t>传输</w:t>
          </w:r>
          <w:r>
            <w:tab/>
          </w:r>
          <w:r>
            <w:fldChar w:fldCharType="begin"/>
          </w:r>
          <w:r>
            <w:instrText xml:space="preserve"> PAGEREF _Toc15291 \h </w:instrText>
          </w:r>
          <w:r>
            <w:fldChar w:fldCharType="separate"/>
          </w:r>
          <w:r>
            <w:t>122</w:t>
          </w:r>
          <w:r>
            <w:fldChar w:fldCharType="end"/>
          </w:r>
          <w:r>
            <w:fldChar w:fldCharType="end"/>
          </w:r>
        </w:p>
        <w:p w14:paraId="4E6B7DCF">
          <w:pPr>
            <w:pStyle w:val="12"/>
            <w:pageBreakBefore w:val="0"/>
            <w:tabs>
              <w:tab w:val="right" w:leader="dot" w:pos="8306"/>
            </w:tabs>
            <w:topLinePunct w:val="0"/>
            <w:bidi w:val="0"/>
            <w:spacing w:line="360" w:lineRule="auto"/>
          </w:pPr>
          <w:r>
            <w:fldChar w:fldCharType="begin"/>
          </w:r>
          <w:r>
            <w:instrText xml:space="preserve"> HYPERLINK \l _Toc10564 </w:instrText>
          </w:r>
          <w:r>
            <w:fldChar w:fldCharType="separate"/>
          </w:r>
          <w:r>
            <w:rPr>
              <w:rFonts w:hint="default" w:ascii="宋体" w:hAnsi="宋体" w:eastAsia="宋体" w:cs="宋体"/>
              <w:lang w:eastAsia="zh-Hans"/>
            </w:rPr>
            <w:t xml:space="preserve">4.3.1. </w:t>
          </w:r>
          <w:r>
            <w:rPr>
              <w:rFonts w:hint="eastAsia"/>
              <w:lang w:val="en-US" w:eastAsia="zh-CN"/>
            </w:rPr>
            <w:t>正在上传</w:t>
          </w:r>
          <w:r>
            <w:tab/>
          </w:r>
          <w:r>
            <w:fldChar w:fldCharType="begin"/>
          </w:r>
          <w:r>
            <w:instrText xml:space="preserve"> PAGEREF _Toc10564 \h </w:instrText>
          </w:r>
          <w:r>
            <w:fldChar w:fldCharType="separate"/>
          </w:r>
          <w:r>
            <w:t>122</w:t>
          </w:r>
          <w:r>
            <w:fldChar w:fldCharType="end"/>
          </w:r>
          <w:r>
            <w:fldChar w:fldCharType="end"/>
          </w:r>
        </w:p>
        <w:p w14:paraId="6CE8F0BC">
          <w:pPr>
            <w:pStyle w:val="12"/>
            <w:pageBreakBefore w:val="0"/>
            <w:tabs>
              <w:tab w:val="right" w:leader="dot" w:pos="8306"/>
            </w:tabs>
            <w:topLinePunct w:val="0"/>
            <w:bidi w:val="0"/>
            <w:spacing w:line="360" w:lineRule="auto"/>
          </w:pPr>
          <w:r>
            <w:fldChar w:fldCharType="begin"/>
          </w:r>
          <w:r>
            <w:instrText xml:space="preserve"> HYPERLINK \l _Toc26623 </w:instrText>
          </w:r>
          <w:r>
            <w:fldChar w:fldCharType="separate"/>
          </w:r>
          <w:r>
            <w:rPr>
              <w:rFonts w:hint="default" w:ascii="宋体" w:hAnsi="宋体" w:eastAsia="宋体" w:cs="宋体"/>
              <w:lang w:eastAsia="zh-Hans"/>
            </w:rPr>
            <w:t xml:space="preserve">4.3.2. </w:t>
          </w:r>
          <w:r>
            <w:rPr>
              <w:rFonts w:hint="eastAsia"/>
              <w:lang w:val="en-US" w:eastAsia="zh-CN"/>
            </w:rPr>
            <w:t>正在下载</w:t>
          </w:r>
          <w:r>
            <w:tab/>
          </w:r>
          <w:r>
            <w:fldChar w:fldCharType="begin"/>
          </w:r>
          <w:r>
            <w:instrText xml:space="preserve"> PAGEREF _Toc26623 \h </w:instrText>
          </w:r>
          <w:r>
            <w:fldChar w:fldCharType="separate"/>
          </w:r>
          <w:r>
            <w:t>123</w:t>
          </w:r>
          <w:r>
            <w:fldChar w:fldCharType="end"/>
          </w:r>
          <w:r>
            <w:fldChar w:fldCharType="end"/>
          </w:r>
        </w:p>
        <w:p w14:paraId="1973D507">
          <w:pPr>
            <w:pStyle w:val="12"/>
            <w:pageBreakBefore w:val="0"/>
            <w:tabs>
              <w:tab w:val="right" w:leader="dot" w:pos="8306"/>
            </w:tabs>
            <w:topLinePunct w:val="0"/>
            <w:bidi w:val="0"/>
            <w:spacing w:line="360" w:lineRule="auto"/>
          </w:pPr>
          <w:r>
            <w:fldChar w:fldCharType="begin"/>
          </w:r>
          <w:r>
            <w:instrText xml:space="preserve"> HYPERLINK \l _Toc6016 </w:instrText>
          </w:r>
          <w:r>
            <w:fldChar w:fldCharType="separate"/>
          </w:r>
          <w:r>
            <w:rPr>
              <w:rFonts w:hint="default" w:ascii="宋体" w:hAnsi="宋体" w:eastAsia="宋体" w:cs="宋体"/>
              <w:lang w:eastAsia="zh-Hans"/>
            </w:rPr>
            <w:t xml:space="preserve">4.3.3. </w:t>
          </w:r>
          <w:r>
            <w:rPr>
              <w:rFonts w:hint="eastAsia"/>
              <w:lang w:val="en-US" w:eastAsia="zh-CN"/>
            </w:rPr>
            <w:t>传输完成</w:t>
          </w:r>
          <w:r>
            <w:tab/>
          </w:r>
          <w:r>
            <w:fldChar w:fldCharType="begin"/>
          </w:r>
          <w:r>
            <w:instrText xml:space="preserve"> PAGEREF _Toc6016 \h </w:instrText>
          </w:r>
          <w:r>
            <w:fldChar w:fldCharType="separate"/>
          </w:r>
          <w:r>
            <w:t>125</w:t>
          </w:r>
          <w:r>
            <w:fldChar w:fldCharType="end"/>
          </w:r>
          <w:r>
            <w:fldChar w:fldCharType="end"/>
          </w:r>
        </w:p>
        <w:p w14:paraId="4AC52EAB">
          <w:pPr>
            <w:pStyle w:val="17"/>
            <w:pageBreakBefore w:val="0"/>
            <w:tabs>
              <w:tab w:val="right" w:leader="dot" w:pos="8306"/>
            </w:tabs>
            <w:topLinePunct w:val="0"/>
            <w:bidi w:val="0"/>
            <w:spacing w:line="360" w:lineRule="auto"/>
          </w:pPr>
          <w:r>
            <w:fldChar w:fldCharType="begin"/>
          </w:r>
          <w:r>
            <w:instrText xml:space="preserve"> HYPERLINK \l _Toc214 </w:instrText>
          </w:r>
          <w:r>
            <w:fldChar w:fldCharType="separate"/>
          </w:r>
          <w:r>
            <w:rPr>
              <w:rFonts w:hint="default" w:ascii="宋体" w:hAnsi="宋体" w:eastAsia="宋体" w:cs="宋体"/>
              <w:lang w:eastAsia="zh-Hans"/>
            </w:rPr>
            <w:t xml:space="preserve">4.4. </w:t>
          </w:r>
          <w:r>
            <w:rPr>
              <w:rFonts w:hint="eastAsia"/>
              <w:lang w:val="en-US" w:eastAsia="zh-CN"/>
            </w:rPr>
            <w:t>个人中心</w:t>
          </w:r>
          <w:r>
            <w:tab/>
          </w:r>
          <w:r>
            <w:fldChar w:fldCharType="begin"/>
          </w:r>
          <w:r>
            <w:instrText xml:space="preserve"> PAGEREF _Toc214 \h </w:instrText>
          </w:r>
          <w:r>
            <w:fldChar w:fldCharType="separate"/>
          </w:r>
          <w:r>
            <w:t>126</w:t>
          </w:r>
          <w:r>
            <w:fldChar w:fldCharType="end"/>
          </w:r>
          <w:r>
            <w:fldChar w:fldCharType="end"/>
          </w:r>
        </w:p>
        <w:p w14:paraId="1C9C4EC2">
          <w:pPr>
            <w:pStyle w:val="12"/>
            <w:pageBreakBefore w:val="0"/>
            <w:tabs>
              <w:tab w:val="right" w:leader="dot" w:pos="8306"/>
            </w:tabs>
            <w:topLinePunct w:val="0"/>
            <w:bidi w:val="0"/>
            <w:spacing w:line="360" w:lineRule="auto"/>
          </w:pPr>
          <w:r>
            <w:fldChar w:fldCharType="begin"/>
          </w:r>
          <w:r>
            <w:instrText xml:space="preserve"> HYPERLINK \l _Toc27765 </w:instrText>
          </w:r>
          <w:r>
            <w:fldChar w:fldCharType="separate"/>
          </w:r>
          <w:r>
            <w:rPr>
              <w:rFonts w:hint="default" w:ascii="宋体" w:hAnsi="宋体" w:eastAsia="宋体" w:cs="宋体"/>
              <w:lang w:val="en-US" w:eastAsia="zh-CN"/>
            </w:rPr>
            <w:t xml:space="preserve">4.4.1. </w:t>
          </w:r>
          <w:r>
            <w:rPr>
              <w:rFonts w:hint="eastAsia"/>
            </w:rPr>
            <w:t>用户场景</w:t>
          </w:r>
          <w:r>
            <w:tab/>
          </w:r>
          <w:r>
            <w:fldChar w:fldCharType="begin"/>
          </w:r>
          <w:r>
            <w:instrText xml:space="preserve"> PAGEREF _Toc27765 \h </w:instrText>
          </w:r>
          <w:r>
            <w:fldChar w:fldCharType="separate"/>
          </w:r>
          <w:r>
            <w:t>126</w:t>
          </w:r>
          <w:r>
            <w:fldChar w:fldCharType="end"/>
          </w:r>
          <w:r>
            <w:fldChar w:fldCharType="end"/>
          </w:r>
        </w:p>
        <w:p w14:paraId="6AD2FC74">
          <w:pPr>
            <w:pStyle w:val="12"/>
            <w:pageBreakBefore w:val="0"/>
            <w:tabs>
              <w:tab w:val="right" w:leader="dot" w:pos="8306"/>
            </w:tabs>
            <w:topLinePunct w:val="0"/>
            <w:bidi w:val="0"/>
            <w:spacing w:line="360" w:lineRule="auto"/>
          </w:pPr>
          <w:r>
            <w:fldChar w:fldCharType="begin"/>
          </w:r>
          <w:r>
            <w:instrText xml:space="preserve"> HYPERLINK \l _Toc17699 </w:instrText>
          </w:r>
          <w:r>
            <w:fldChar w:fldCharType="separate"/>
          </w:r>
          <w:r>
            <w:rPr>
              <w:rFonts w:hint="default" w:ascii="宋体" w:hAnsi="宋体" w:eastAsia="宋体" w:cs="宋体"/>
            </w:rPr>
            <w:t xml:space="preserve">4.4.2. </w:t>
          </w:r>
          <w:r>
            <w:rPr>
              <w:rFonts w:hint="eastAsia"/>
            </w:rPr>
            <w:t>权限说明</w:t>
          </w:r>
          <w:r>
            <w:tab/>
          </w:r>
          <w:r>
            <w:fldChar w:fldCharType="begin"/>
          </w:r>
          <w:r>
            <w:instrText xml:space="preserve"> PAGEREF _Toc17699 \h </w:instrText>
          </w:r>
          <w:r>
            <w:fldChar w:fldCharType="separate"/>
          </w:r>
          <w:r>
            <w:t>126</w:t>
          </w:r>
          <w:r>
            <w:fldChar w:fldCharType="end"/>
          </w:r>
          <w:r>
            <w:fldChar w:fldCharType="end"/>
          </w:r>
        </w:p>
        <w:p w14:paraId="45F9A8F1">
          <w:pPr>
            <w:pStyle w:val="12"/>
            <w:pageBreakBefore w:val="0"/>
            <w:tabs>
              <w:tab w:val="right" w:leader="dot" w:pos="8306"/>
            </w:tabs>
            <w:topLinePunct w:val="0"/>
            <w:bidi w:val="0"/>
            <w:spacing w:line="360" w:lineRule="auto"/>
          </w:pPr>
          <w:r>
            <w:fldChar w:fldCharType="begin"/>
          </w:r>
          <w:r>
            <w:instrText xml:space="preserve"> HYPERLINK \l _Toc28969 </w:instrText>
          </w:r>
          <w:r>
            <w:fldChar w:fldCharType="separate"/>
          </w:r>
          <w:r>
            <w:rPr>
              <w:rFonts w:hint="default" w:ascii="宋体" w:hAnsi="宋体" w:eastAsia="宋体" w:cs="宋体"/>
            </w:rPr>
            <w:t xml:space="preserve">4.4.3. </w:t>
          </w:r>
          <w:r>
            <w:rPr>
              <w:rFonts w:hint="eastAsia"/>
            </w:rPr>
            <w:t>功能描述</w:t>
          </w:r>
          <w:r>
            <w:tab/>
          </w:r>
          <w:r>
            <w:fldChar w:fldCharType="begin"/>
          </w:r>
          <w:r>
            <w:instrText xml:space="preserve"> PAGEREF _Toc28969 \h </w:instrText>
          </w:r>
          <w:r>
            <w:fldChar w:fldCharType="separate"/>
          </w:r>
          <w:r>
            <w:t>127</w:t>
          </w:r>
          <w:r>
            <w:fldChar w:fldCharType="end"/>
          </w:r>
          <w:r>
            <w:fldChar w:fldCharType="end"/>
          </w:r>
        </w:p>
        <w:p w14:paraId="2ABAEBC9">
          <w:pPr>
            <w:pStyle w:val="12"/>
            <w:pageBreakBefore w:val="0"/>
            <w:tabs>
              <w:tab w:val="right" w:leader="dot" w:pos="8306"/>
            </w:tabs>
            <w:topLinePunct w:val="0"/>
            <w:bidi w:val="0"/>
            <w:spacing w:line="360" w:lineRule="auto"/>
          </w:pPr>
          <w:r>
            <w:fldChar w:fldCharType="begin"/>
          </w:r>
          <w:r>
            <w:instrText xml:space="preserve"> HYPERLINK \l _Toc28886 </w:instrText>
          </w:r>
          <w:r>
            <w:fldChar w:fldCharType="separate"/>
          </w:r>
          <w:r>
            <w:rPr>
              <w:rFonts w:hint="default" w:ascii="宋体" w:hAnsi="宋体" w:eastAsia="宋体" w:cs="宋体"/>
              <w:lang w:val="en-US" w:eastAsia="zh-CN"/>
            </w:rPr>
            <w:t xml:space="preserve">4.4.4. </w:t>
          </w:r>
          <w:r>
            <w:rPr>
              <w:rFonts w:hint="eastAsia"/>
            </w:rPr>
            <w:t>补充说明</w:t>
          </w:r>
          <w:r>
            <w:tab/>
          </w:r>
          <w:r>
            <w:fldChar w:fldCharType="begin"/>
          </w:r>
          <w:r>
            <w:instrText xml:space="preserve"> PAGEREF _Toc28886 \h </w:instrText>
          </w:r>
          <w:r>
            <w:fldChar w:fldCharType="separate"/>
          </w:r>
          <w:r>
            <w:t>129</w:t>
          </w:r>
          <w:r>
            <w:fldChar w:fldCharType="end"/>
          </w:r>
          <w:r>
            <w:fldChar w:fldCharType="end"/>
          </w:r>
        </w:p>
        <w:p w14:paraId="15BD3ED0">
          <w:pPr>
            <w:pageBreakBefore w:val="0"/>
            <w:topLinePunct w:val="0"/>
            <w:bidi w:val="0"/>
            <w:spacing w:line="360" w:lineRule="auto"/>
          </w:pPr>
          <w:r>
            <w:fldChar w:fldCharType="end"/>
          </w:r>
        </w:p>
      </w:sdtContent>
    </w:sdt>
    <w:p w14:paraId="411C8B07">
      <w:pPr>
        <w:pageBreakBefore w:val="0"/>
        <w:topLinePunct w:val="0"/>
        <w:bidi w:val="0"/>
        <w:spacing w:line="360" w:lineRule="auto"/>
      </w:pPr>
    </w:p>
    <w:p w14:paraId="3118E14C">
      <w:pPr>
        <w:pageBreakBefore w:val="0"/>
        <w:topLinePunct w:val="0"/>
        <w:bidi w:val="0"/>
        <w:spacing w:line="360" w:lineRule="auto"/>
      </w:pPr>
    </w:p>
    <w:p w14:paraId="5349DE1A">
      <w:pPr>
        <w:pageBreakBefore w:val="0"/>
        <w:topLinePunct w:val="0"/>
        <w:bidi w:val="0"/>
        <w:spacing w:line="360" w:lineRule="auto"/>
      </w:pPr>
    </w:p>
    <w:p w14:paraId="2B8651CF">
      <w:pPr>
        <w:pageBreakBefore w:val="0"/>
        <w:topLinePunct w:val="0"/>
        <w:bidi w:val="0"/>
        <w:spacing w:line="360" w:lineRule="auto"/>
      </w:pPr>
    </w:p>
    <w:p w14:paraId="5047BCCF">
      <w:pPr>
        <w:pageBreakBefore w:val="0"/>
        <w:topLinePunct w:val="0"/>
        <w:bidi w:val="0"/>
        <w:spacing w:line="360" w:lineRule="auto"/>
      </w:pPr>
    </w:p>
    <w:p w14:paraId="1D4C7F5C">
      <w:pPr>
        <w:pageBreakBefore w:val="0"/>
        <w:topLinePunct w:val="0"/>
        <w:bidi w:val="0"/>
        <w:spacing w:line="360" w:lineRule="auto"/>
      </w:pPr>
    </w:p>
    <w:p w14:paraId="0D44C8F7">
      <w:pPr>
        <w:pageBreakBefore w:val="0"/>
        <w:topLinePunct w:val="0"/>
        <w:bidi w:val="0"/>
        <w:spacing w:line="360" w:lineRule="auto"/>
      </w:pPr>
    </w:p>
    <w:p w14:paraId="4ECB0069">
      <w:pPr>
        <w:pStyle w:val="2"/>
        <w:pageBreakBefore w:val="0"/>
        <w:topLinePunct w:val="0"/>
        <w:bidi w:val="0"/>
        <w:spacing w:line="360" w:lineRule="auto"/>
        <w:ind w:left="432" w:leftChars="0" w:hanging="432" w:firstLineChars="0"/>
        <w:sectPr>
          <w:headerReference r:id="rId5" w:type="default"/>
          <w:pgSz w:w="11906" w:h="16838"/>
          <w:pgMar w:top="1440" w:right="1800" w:bottom="1440" w:left="1800" w:header="851" w:footer="992" w:gutter="0"/>
          <w:cols w:space="425" w:num="1"/>
          <w:docGrid w:type="lines" w:linePitch="312" w:charSpace="0"/>
        </w:sectPr>
      </w:pPr>
      <w:bookmarkStart w:id="1" w:name="_Toc10988"/>
    </w:p>
    <w:p w14:paraId="5E1F468E">
      <w:pPr>
        <w:pStyle w:val="2"/>
        <w:pageBreakBefore w:val="0"/>
        <w:topLinePunct w:val="0"/>
        <w:bidi w:val="0"/>
        <w:spacing w:line="360" w:lineRule="auto"/>
        <w:ind w:left="432" w:leftChars="0" w:hanging="432" w:firstLineChars="0"/>
        <w:rPr>
          <w:ins w:id="0" w:author="阿栋" w:date="2026-09-16T16:58:13Z"/>
        </w:rPr>
      </w:pPr>
      <w:ins w:id="1" w:author="阿栋" w:date="2026-09-16T16:58:19Z">
        <w:bookmarkStart w:id="2" w:name="_Toc26535"/>
        <w:r>
          <w:rPr>
            <w:rFonts w:hint="eastAsia"/>
            <w:lang w:val="en-US" w:eastAsia="zh-CN"/>
          </w:rPr>
          <w:t>菜单</w:t>
        </w:r>
      </w:ins>
      <w:ins w:id="2" w:author="阿栋" w:date="2026-09-16T16:58:21Z">
        <w:r>
          <w:rPr>
            <w:rFonts w:hint="eastAsia"/>
            <w:lang w:val="en-US" w:eastAsia="zh-CN"/>
          </w:rPr>
          <w:t>目录</w:t>
        </w:r>
      </w:ins>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Change w:id="3" w:author="阿栋" w:date="2026-09-16T16:59:18Z">
          <w:tblPr>
            <w:tblW w:w="89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PrChange>
      </w:tblPr>
      <w:tblGrid>
        <w:gridCol w:w="3195"/>
        <w:gridCol w:w="2983"/>
        <w:gridCol w:w="2344"/>
        <w:tblGridChange w:id="4">
          <w:tblGrid>
            <w:gridCol w:w="2868"/>
            <w:gridCol w:w="3528"/>
            <w:gridCol w:w="2508"/>
          </w:tblGrid>
        </w:tblGridChange>
      </w:tblGrid>
      <w:tr w14:paraId="0DBE8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6"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420" w:hRule="atLeast"/>
          <w:ins w:id="5" w:author="阿栋" w:date="2026-09-16T16:58:15Z"/>
          <w:trPrChange w:id="6" w:author="阿栋" w:date="2026-09-16T16:59:18Z">
            <w:trPr>
              <w:trHeight w:val="420" w:hRule="atLeast"/>
            </w:trPr>
          </w:trPrChange>
        </w:trPr>
        <w:tc>
          <w:tcPr>
            <w:tcW w:w="1765"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7" w:author="阿栋" w:date="2026-09-16T16:59:18Z">
              <w:tcPr>
                <w:tcW w:w="2868" w:type="dxa"/>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06FA3A61">
            <w:pPr>
              <w:keepNext w:val="0"/>
              <w:keepLines w:val="0"/>
              <w:widowControl/>
              <w:suppressLineNumbers w:val="0"/>
              <w:jc w:val="both"/>
              <w:textAlignment w:val="center"/>
              <w:rPr>
                <w:ins w:id="9" w:author="阿栋" w:date="2026-09-16T16:58:15Z"/>
                <w:rFonts w:hint="eastAsia" w:ascii="宋体" w:hAnsi="宋体" w:eastAsia="宋体" w:cs="宋体"/>
                <w:b/>
                <w:bCs/>
                <w:i w:val="0"/>
                <w:iCs w:val="0"/>
                <w:color w:val="000000"/>
                <w:sz w:val="22"/>
                <w:szCs w:val="22"/>
                <w:u w:val="none"/>
              </w:rPr>
              <w:pPrChange w:id="8" w:author="阿栋" w:date="2026-09-16T16:59:18Z">
                <w:pPr>
                  <w:keepNext w:val="0"/>
                  <w:keepLines w:val="0"/>
                  <w:widowControl/>
                  <w:suppressLineNumbers w:val="0"/>
                  <w:jc w:val="left"/>
                  <w:textAlignment w:val="center"/>
                </w:pPr>
              </w:pPrChange>
            </w:pPr>
            <w:ins w:id="10" w:author="阿栋" w:date="2026-09-16T16:58:15Z">
              <w:r>
                <w:rPr>
                  <w:rFonts w:hint="eastAsia" w:ascii="宋体" w:hAnsi="宋体" w:eastAsia="宋体" w:cs="宋体"/>
                  <w:b/>
                  <w:bCs/>
                  <w:i w:val="0"/>
                  <w:iCs w:val="0"/>
                  <w:color w:val="000000"/>
                  <w:kern w:val="0"/>
                  <w:sz w:val="22"/>
                  <w:szCs w:val="22"/>
                  <w:u w:val="none"/>
                  <w:bdr w:val="none" w:color="auto" w:sz="0" w:space="0"/>
                  <w:lang w:val="en-US" w:eastAsia="zh-CN" w:bidi="ar"/>
                </w:rPr>
                <w:t>一级菜单</w:t>
              </w:r>
            </w:ins>
          </w:p>
        </w:tc>
        <w:tc>
          <w:tcPr>
            <w:tcW w:w="1890"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11" w:author="阿栋" w:date="2026-09-16T16:59:18Z">
              <w:tcPr>
                <w:tcW w:w="3528" w:type="dxa"/>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46F863CB">
            <w:pPr>
              <w:keepNext w:val="0"/>
              <w:keepLines w:val="0"/>
              <w:widowControl/>
              <w:suppressLineNumbers w:val="0"/>
              <w:jc w:val="both"/>
              <w:textAlignment w:val="center"/>
              <w:rPr>
                <w:ins w:id="13" w:author="阿栋" w:date="2026-09-16T16:58:15Z"/>
                <w:rFonts w:hint="eastAsia" w:ascii="宋体" w:hAnsi="宋体" w:eastAsia="宋体" w:cs="宋体"/>
                <w:b/>
                <w:bCs/>
                <w:i w:val="0"/>
                <w:iCs w:val="0"/>
                <w:color w:val="000000"/>
                <w:sz w:val="22"/>
                <w:szCs w:val="22"/>
                <w:u w:val="none"/>
              </w:rPr>
              <w:pPrChange w:id="12" w:author="阿栋" w:date="2026-09-16T16:59:18Z">
                <w:pPr>
                  <w:keepNext w:val="0"/>
                  <w:keepLines w:val="0"/>
                  <w:widowControl/>
                  <w:suppressLineNumbers w:val="0"/>
                  <w:jc w:val="left"/>
                  <w:textAlignment w:val="center"/>
                </w:pPr>
              </w:pPrChange>
            </w:pPr>
            <w:ins w:id="14" w:author="阿栋" w:date="2026-09-16T16:58:15Z">
              <w:r>
                <w:rPr>
                  <w:rFonts w:hint="eastAsia" w:ascii="宋体" w:hAnsi="宋体" w:eastAsia="宋体" w:cs="宋体"/>
                  <w:b/>
                  <w:bCs/>
                  <w:i w:val="0"/>
                  <w:iCs w:val="0"/>
                  <w:color w:val="000000"/>
                  <w:kern w:val="0"/>
                  <w:sz w:val="22"/>
                  <w:szCs w:val="22"/>
                  <w:u w:val="none"/>
                  <w:bdr w:val="none" w:color="auto" w:sz="0" w:space="0"/>
                  <w:lang w:val="en-US" w:eastAsia="zh-CN" w:bidi="ar"/>
                </w:rPr>
                <w:t>二级菜单</w:t>
              </w:r>
            </w:ins>
          </w:p>
        </w:tc>
        <w:tc>
          <w:tcPr>
            <w:tcW w:w="1343" w:type="pct"/>
            <w:tcBorders>
              <w:top w:val="single" w:color="000000" w:sz="4" w:space="0"/>
              <w:left w:val="single" w:color="000000" w:sz="4" w:space="0"/>
              <w:bottom w:val="single" w:color="000000" w:sz="4" w:space="0"/>
              <w:right w:val="single" w:color="000000" w:sz="4" w:space="0"/>
            </w:tcBorders>
            <w:shd w:val="clear" w:color="auto" w:fill="A6A6A6"/>
            <w:noWrap/>
            <w:vAlign w:val="center"/>
            <w:tcPrChange w:id="15" w:author="阿栋" w:date="2026-09-16T16:59:18Z">
              <w:tcPr>
                <w:tcW w:w="2508" w:type="dxa"/>
                <w:tcBorders>
                  <w:top w:val="single" w:color="000000" w:sz="4" w:space="0"/>
                  <w:left w:val="single" w:color="000000" w:sz="4" w:space="0"/>
                  <w:bottom w:val="single" w:color="000000" w:sz="4" w:space="0"/>
                  <w:right w:val="single" w:color="000000" w:sz="4" w:space="0"/>
                </w:tcBorders>
                <w:shd w:val="clear" w:color="auto" w:fill="A6A6A6"/>
                <w:noWrap/>
                <w:vAlign w:val="center"/>
              </w:tcPr>
            </w:tcPrChange>
          </w:tcPr>
          <w:p w14:paraId="04D8CFF2">
            <w:pPr>
              <w:keepNext w:val="0"/>
              <w:keepLines w:val="0"/>
              <w:widowControl/>
              <w:suppressLineNumbers w:val="0"/>
              <w:jc w:val="both"/>
              <w:textAlignment w:val="center"/>
              <w:rPr>
                <w:ins w:id="17" w:author="阿栋" w:date="2026-09-16T16:58:15Z"/>
                <w:rFonts w:hint="eastAsia" w:ascii="宋体" w:hAnsi="宋体" w:eastAsia="宋体" w:cs="宋体"/>
                <w:b/>
                <w:bCs/>
                <w:i w:val="0"/>
                <w:iCs w:val="0"/>
                <w:color w:val="000000"/>
                <w:sz w:val="22"/>
                <w:szCs w:val="22"/>
                <w:u w:val="none"/>
              </w:rPr>
              <w:pPrChange w:id="16" w:author="阿栋" w:date="2026-09-16T16:59:18Z">
                <w:pPr>
                  <w:keepNext w:val="0"/>
                  <w:keepLines w:val="0"/>
                  <w:widowControl/>
                  <w:suppressLineNumbers w:val="0"/>
                  <w:jc w:val="left"/>
                  <w:textAlignment w:val="center"/>
                </w:pPr>
              </w:pPrChange>
            </w:pPr>
            <w:ins w:id="18" w:author="阿栋" w:date="2026-09-16T16:58:15Z">
              <w:r>
                <w:rPr>
                  <w:rFonts w:hint="eastAsia" w:ascii="宋体" w:hAnsi="宋体" w:eastAsia="宋体" w:cs="宋体"/>
                  <w:b/>
                  <w:bCs/>
                  <w:i w:val="0"/>
                  <w:iCs w:val="0"/>
                  <w:color w:val="000000"/>
                  <w:kern w:val="0"/>
                  <w:sz w:val="22"/>
                  <w:szCs w:val="22"/>
                  <w:u w:val="none"/>
                  <w:bdr w:val="none" w:color="auto" w:sz="0" w:space="0"/>
                  <w:lang w:val="en-US" w:eastAsia="zh-CN" w:bidi="ar"/>
                </w:rPr>
                <w:t>三级菜单</w:t>
              </w:r>
            </w:ins>
          </w:p>
        </w:tc>
      </w:tr>
      <w:tr w14:paraId="0B42F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20"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9" w:author="阿栋" w:date="2026-09-16T16:58:15Z"/>
          <w:trPrChange w:id="20" w:author="阿栋" w:date="2026-09-16T16:59:18Z">
            <w:trPr>
              <w:trHeight w:val="288" w:hRule="atLeast"/>
            </w:trPr>
          </w:trPrChange>
        </w:trPr>
        <w:tc>
          <w:tcPr>
            <w:tcW w:w="1765" w:type="pct"/>
            <w:tcBorders>
              <w:top w:val="single" w:color="000000" w:sz="4" w:space="0"/>
              <w:left w:val="single" w:color="000000" w:sz="4" w:space="0"/>
              <w:bottom w:val="single" w:color="000000" w:sz="4" w:space="0"/>
              <w:right w:val="single" w:color="000000" w:sz="4" w:space="0"/>
            </w:tcBorders>
            <w:shd w:val="clear"/>
            <w:noWrap/>
            <w:vAlign w:val="center"/>
            <w:tcPrChange w:id="21" w:author="阿栋" w:date="2026-09-16T16:59:18Z">
              <w:tcPr>
                <w:tcW w:w="3296" w:type="dxa"/>
                <w:tcBorders>
                  <w:top w:val="single" w:color="000000" w:sz="4" w:space="0"/>
                  <w:left w:val="single" w:color="000000" w:sz="4" w:space="0"/>
                  <w:bottom w:val="single" w:color="000000" w:sz="4" w:space="0"/>
                  <w:right w:val="single" w:color="000000" w:sz="4" w:space="0"/>
                </w:tcBorders>
                <w:noWrap/>
                <w:vAlign w:val="center"/>
              </w:tcPr>
            </w:tcPrChange>
          </w:tcPr>
          <w:p w14:paraId="02B6AB34">
            <w:pPr>
              <w:keepNext w:val="0"/>
              <w:keepLines w:val="0"/>
              <w:widowControl/>
              <w:suppressLineNumbers w:val="0"/>
              <w:jc w:val="both"/>
              <w:textAlignment w:val="center"/>
              <w:rPr>
                <w:ins w:id="23" w:author="阿栋" w:date="2026-09-16T16:58:15Z"/>
                <w:rFonts w:hint="eastAsia" w:ascii="宋体" w:hAnsi="宋体" w:eastAsia="宋体" w:cs="宋体"/>
                <w:i w:val="0"/>
                <w:iCs w:val="0"/>
                <w:color w:val="000000"/>
                <w:sz w:val="22"/>
                <w:szCs w:val="22"/>
                <w:u w:val="none"/>
              </w:rPr>
              <w:pPrChange w:id="22" w:author="阿栋" w:date="2026-09-16T16:59:18Z">
                <w:pPr>
                  <w:keepNext w:val="0"/>
                  <w:keepLines w:val="0"/>
                  <w:widowControl/>
                  <w:suppressLineNumbers w:val="0"/>
                  <w:jc w:val="left"/>
                  <w:textAlignment w:val="center"/>
                </w:pPr>
              </w:pPrChange>
            </w:pPr>
            <w:ins w:id="2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首页</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594E1AC">
            <w:pPr>
              <w:jc w:val="both"/>
              <w:rPr>
                <w:ins w:id="27" w:author="阿栋" w:date="2026-09-16T16:58:15Z"/>
                <w:rFonts w:hint="eastAsia" w:ascii="宋体" w:hAnsi="宋体" w:eastAsia="宋体" w:cs="宋体"/>
                <w:i w:val="0"/>
                <w:iCs w:val="0"/>
                <w:color w:val="000000"/>
                <w:sz w:val="22"/>
                <w:szCs w:val="22"/>
                <w:u w:val="none"/>
              </w:rPr>
              <w:pPrChange w:id="26" w:author="阿栋" w:date="2026-09-16T16:59:18Z">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8"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7F5F48E">
            <w:pPr>
              <w:jc w:val="both"/>
              <w:rPr>
                <w:ins w:id="30" w:author="阿栋" w:date="2026-09-16T16:58:15Z"/>
                <w:rFonts w:hint="eastAsia" w:ascii="宋体" w:hAnsi="宋体" w:eastAsia="宋体" w:cs="宋体"/>
                <w:i w:val="0"/>
                <w:iCs w:val="0"/>
                <w:color w:val="000000"/>
                <w:sz w:val="22"/>
                <w:szCs w:val="22"/>
                <w:u w:val="none"/>
              </w:rPr>
              <w:pPrChange w:id="29" w:author="阿栋" w:date="2026-09-16T16:59:18Z">
                <w:pPr/>
              </w:pPrChange>
            </w:pPr>
          </w:p>
        </w:tc>
      </w:tr>
      <w:tr w14:paraId="6207C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32"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1" w:author="阿栋" w:date="2026-09-16T16:58:15Z"/>
          <w:trPrChange w:id="32" w:author="阿栋" w:date="2026-09-16T16:59:18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33" w:author="阿栋" w:date="2026-09-16T16:59:18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2EABCD54">
            <w:pPr>
              <w:keepNext w:val="0"/>
              <w:keepLines w:val="0"/>
              <w:widowControl/>
              <w:suppressLineNumbers w:val="0"/>
              <w:jc w:val="both"/>
              <w:textAlignment w:val="center"/>
              <w:rPr>
                <w:ins w:id="35" w:author="阿栋" w:date="2026-09-16T16:58:15Z"/>
                <w:rFonts w:hint="eastAsia" w:ascii="宋体" w:hAnsi="宋体" w:eastAsia="宋体" w:cs="宋体"/>
                <w:i w:val="0"/>
                <w:iCs w:val="0"/>
                <w:color w:val="000000"/>
                <w:sz w:val="22"/>
                <w:szCs w:val="22"/>
                <w:u w:val="none"/>
              </w:rPr>
              <w:pPrChange w:id="34" w:author="阿栋" w:date="2026-09-16T16:59:18Z">
                <w:pPr>
                  <w:keepNext w:val="0"/>
                  <w:keepLines w:val="0"/>
                  <w:widowControl/>
                  <w:suppressLineNumbers w:val="0"/>
                  <w:jc w:val="center"/>
                  <w:textAlignment w:val="center"/>
                </w:pPr>
              </w:pPrChange>
            </w:pPr>
            <w:ins w:id="3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项目管理</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3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BB06BB2">
            <w:pPr>
              <w:keepNext w:val="0"/>
              <w:keepLines w:val="0"/>
              <w:widowControl/>
              <w:suppressLineNumbers w:val="0"/>
              <w:jc w:val="both"/>
              <w:textAlignment w:val="center"/>
              <w:rPr>
                <w:ins w:id="39" w:author="阿栋" w:date="2026-09-16T16:58:15Z"/>
                <w:rFonts w:hint="eastAsia" w:ascii="宋体" w:hAnsi="宋体" w:eastAsia="宋体" w:cs="宋体"/>
                <w:i w:val="0"/>
                <w:iCs w:val="0"/>
                <w:color w:val="000000"/>
                <w:sz w:val="22"/>
                <w:szCs w:val="22"/>
                <w:u w:val="none"/>
              </w:rPr>
              <w:pPrChange w:id="38" w:author="阿栋" w:date="2026-09-16T16:59:18Z">
                <w:pPr>
                  <w:keepNext w:val="0"/>
                  <w:keepLines w:val="0"/>
                  <w:widowControl/>
                  <w:suppressLineNumbers w:val="0"/>
                  <w:jc w:val="left"/>
                  <w:textAlignment w:val="center"/>
                </w:pPr>
              </w:pPrChange>
            </w:pPr>
            <w:ins w:id="40"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我的项目</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810A494">
            <w:pPr>
              <w:jc w:val="both"/>
              <w:rPr>
                <w:ins w:id="43" w:author="阿栋" w:date="2026-09-16T16:58:15Z"/>
                <w:rFonts w:hint="eastAsia" w:ascii="宋体" w:hAnsi="宋体" w:eastAsia="宋体" w:cs="宋体"/>
                <w:i w:val="0"/>
                <w:iCs w:val="0"/>
                <w:color w:val="000000"/>
                <w:sz w:val="22"/>
                <w:szCs w:val="22"/>
                <w:u w:val="none"/>
              </w:rPr>
              <w:pPrChange w:id="42" w:author="阿栋" w:date="2026-09-16T16:59:18Z">
                <w:pPr/>
              </w:pPrChange>
            </w:pPr>
          </w:p>
        </w:tc>
      </w:tr>
      <w:tr w14:paraId="0F948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5" w:author="阿栋" w:date="2026-09-16T17:30: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90" w:hRule="atLeast"/>
          <w:ins w:id="44" w:author="阿栋" w:date="2026-09-16T16:58:15Z"/>
          <w:trPrChange w:id="45" w:author="阿栋" w:date="2026-09-16T17:30: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6" w:author="阿栋" w:date="2026-09-16T17:30: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4299758B">
            <w:pPr>
              <w:jc w:val="both"/>
              <w:rPr>
                <w:ins w:id="48" w:author="阿栋" w:date="2026-09-16T16:58:15Z"/>
                <w:rFonts w:hint="eastAsia" w:ascii="宋体" w:hAnsi="宋体" w:eastAsia="宋体" w:cs="宋体"/>
                <w:i w:val="0"/>
                <w:iCs w:val="0"/>
                <w:color w:val="000000"/>
                <w:sz w:val="22"/>
                <w:szCs w:val="22"/>
                <w:u w:val="none"/>
              </w:rPr>
              <w:pPrChange w:id="47"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9" w:author="阿栋" w:date="2026-09-16T17:30: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A783FBF">
            <w:pPr>
              <w:keepNext w:val="0"/>
              <w:keepLines w:val="0"/>
              <w:widowControl/>
              <w:suppressLineNumbers w:val="0"/>
              <w:jc w:val="both"/>
              <w:textAlignment w:val="center"/>
              <w:rPr>
                <w:ins w:id="51" w:author="阿栋" w:date="2026-09-16T16:58:15Z"/>
                <w:rFonts w:hint="eastAsia" w:ascii="宋体" w:hAnsi="宋体" w:eastAsia="宋体" w:cs="宋体"/>
                <w:i w:val="0"/>
                <w:iCs w:val="0"/>
                <w:color w:val="000000"/>
                <w:sz w:val="22"/>
                <w:szCs w:val="22"/>
                <w:u w:val="none"/>
              </w:rPr>
              <w:pPrChange w:id="50" w:author="阿栋" w:date="2026-09-16T16:59:18Z">
                <w:pPr>
                  <w:keepNext w:val="0"/>
                  <w:keepLines w:val="0"/>
                  <w:widowControl/>
                  <w:suppressLineNumbers w:val="0"/>
                  <w:jc w:val="left"/>
                  <w:textAlignment w:val="center"/>
                </w:pPr>
              </w:pPrChange>
            </w:pPr>
            <w:ins w:id="5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本部门项目管理</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3" w:author="阿栋" w:date="2026-09-16T17:30: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14B7978">
            <w:pPr>
              <w:jc w:val="both"/>
              <w:rPr>
                <w:ins w:id="55" w:author="阿栋" w:date="2026-09-16T16:58:15Z"/>
                <w:rFonts w:hint="eastAsia" w:ascii="宋体" w:hAnsi="宋体" w:eastAsia="宋体" w:cs="宋体"/>
                <w:i w:val="0"/>
                <w:iCs w:val="0"/>
                <w:color w:val="000000"/>
                <w:sz w:val="22"/>
                <w:szCs w:val="22"/>
                <w:u w:val="none"/>
              </w:rPr>
              <w:pPrChange w:id="54" w:author="阿栋" w:date="2026-09-16T16:59:18Z">
                <w:pPr/>
              </w:pPrChange>
            </w:pPr>
          </w:p>
        </w:tc>
      </w:tr>
      <w:tr w14:paraId="44B39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7"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6" w:author="阿栋" w:date="2026-09-16T16:58:15Z"/>
          <w:trPrChange w:id="57"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8"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15CFEF7C">
            <w:pPr>
              <w:jc w:val="both"/>
              <w:rPr>
                <w:ins w:id="60" w:author="阿栋" w:date="2026-09-16T16:58:15Z"/>
                <w:rFonts w:hint="eastAsia" w:ascii="宋体" w:hAnsi="宋体" w:eastAsia="宋体" w:cs="宋体"/>
                <w:i w:val="0"/>
                <w:iCs w:val="0"/>
                <w:color w:val="000000"/>
                <w:sz w:val="22"/>
                <w:szCs w:val="22"/>
                <w:u w:val="none"/>
              </w:rPr>
              <w:pPrChange w:id="59"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6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C40DEB5">
            <w:pPr>
              <w:keepNext w:val="0"/>
              <w:keepLines w:val="0"/>
              <w:widowControl/>
              <w:suppressLineNumbers w:val="0"/>
              <w:jc w:val="both"/>
              <w:textAlignment w:val="center"/>
              <w:rPr>
                <w:ins w:id="63" w:author="阿栋" w:date="2026-09-16T16:58:15Z"/>
                <w:rFonts w:hint="eastAsia" w:ascii="宋体" w:hAnsi="宋体" w:eastAsia="宋体" w:cs="宋体"/>
                <w:i w:val="0"/>
                <w:iCs w:val="0"/>
                <w:color w:val="000000"/>
                <w:sz w:val="22"/>
                <w:szCs w:val="22"/>
                <w:u w:val="none"/>
              </w:rPr>
              <w:pPrChange w:id="62" w:author="阿栋" w:date="2026-09-16T16:59:18Z">
                <w:pPr>
                  <w:keepNext w:val="0"/>
                  <w:keepLines w:val="0"/>
                  <w:widowControl/>
                  <w:suppressLineNumbers w:val="0"/>
                  <w:jc w:val="left"/>
                  <w:textAlignment w:val="center"/>
                </w:pPr>
              </w:pPrChange>
            </w:pPr>
            <w:ins w:id="6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所有项目管理</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6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795CE042">
            <w:pPr>
              <w:jc w:val="both"/>
              <w:rPr>
                <w:ins w:id="67" w:author="阿栋" w:date="2026-09-16T16:58:15Z"/>
                <w:rFonts w:hint="eastAsia" w:ascii="宋体" w:hAnsi="宋体" w:eastAsia="宋体" w:cs="宋体"/>
                <w:i w:val="0"/>
                <w:iCs w:val="0"/>
                <w:color w:val="000000"/>
                <w:sz w:val="22"/>
                <w:szCs w:val="22"/>
                <w:u w:val="none"/>
              </w:rPr>
              <w:pPrChange w:id="66" w:author="阿栋" w:date="2026-09-16T16:59:18Z">
                <w:pPr/>
              </w:pPrChange>
            </w:pPr>
          </w:p>
        </w:tc>
      </w:tr>
      <w:tr w14:paraId="6DDE2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69"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68" w:author="阿栋" w:date="2026-09-16T16:58:15Z"/>
          <w:trPrChange w:id="69"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70"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1C7E8B21">
            <w:pPr>
              <w:jc w:val="both"/>
              <w:rPr>
                <w:ins w:id="72" w:author="阿栋" w:date="2026-09-16T16:58:15Z"/>
                <w:rFonts w:hint="eastAsia" w:ascii="宋体" w:hAnsi="宋体" w:eastAsia="宋体" w:cs="宋体"/>
                <w:i w:val="0"/>
                <w:iCs w:val="0"/>
                <w:color w:val="000000"/>
                <w:sz w:val="22"/>
                <w:szCs w:val="22"/>
                <w:u w:val="none"/>
              </w:rPr>
              <w:pPrChange w:id="71"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7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0B5827D">
            <w:pPr>
              <w:keepNext w:val="0"/>
              <w:keepLines w:val="0"/>
              <w:widowControl/>
              <w:suppressLineNumbers w:val="0"/>
              <w:jc w:val="both"/>
              <w:textAlignment w:val="center"/>
              <w:rPr>
                <w:ins w:id="75" w:author="阿栋" w:date="2026-09-16T16:58:15Z"/>
                <w:rFonts w:hint="eastAsia" w:ascii="宋体" w:hAnsi="宋体" w:eastAsia="宋体" w:cs="宋体"/>
                <w:i w:val="0"/>
                <w:iCs w:val="0"/>
                <w:color w:val="000000"/>
                <w:sz w:val="22"/>
                <w:szCs w:val="22"/>
                <w:u w:val="none"/>
              </w:rPr>
              <w:pPrChange w:id="74" w:author="阿栋" w:date="2026-09-16T16:59:18Z">
                <w:pPr>
                  <w:keepNext w:val="0"/>
                  <w:keepLines w:val="0"/>
                  <w:widowControl/>
                  <w:suppressLineNumbers w:val="0"/>
                  <w:jc w:val="left"/>
                  <w:textAlignment w:val="center"/>
                </w:pPr>
              </w:pPrChange>
            </w:pPr>
            <w:ins w:id="7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分管项目</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7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11A7CC8">
            <w:pPr>
              <w:jc w:val="both"/>
              <w:rPr>
                <w:ins w:id="79" w:author="阿栋" w:date="2026-09-16T16:58:15Z"/>
                <w:rFonts w:hint="eastAsia" w:ascii="宋体" w:hAnsi="宋体" w:eastAsia="宋体" w:cs="宋体"/>
                <w:i w:val="0"/>
                <w:iCs w:val="0"/>
                <w:color w:val="000000"/>
                <w:sz w:val="22"/>
                <w:szCs w:val="22"/>
                <w:u w:val="none"/>
              </w:rPr>
              <w:pPrChange w:id="78" w:author="阿栋" w:date="2026-09-16T16:59:18Z">
                <w:pPr/>
              </w:pPrChange>
            </w:pPr>
          </w:p>
        </w:tc>
      </w:tr>
      <w:tr w14:paraId="04A10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81"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80" w:author="阿栋" w:date="2026-09-16T16:58:15Z"/>
          <w:trPrChange w:id="81"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82"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1D7C94D">
            <w:pPr>
              <w:jc w:val="both"/>
              <w:rPr>
                <w:ins w:id="84" w:author="阿栋" w:date="2026-09-16T16:58:15Z"/>
                <w:rFonts w:hint="eastAsia" w:ascii="宋体" w:hAnsi="宋体" w:eastAsia="宋体" w:cs="宋体"/>
                <w:i w:val="0"/>
                <w:iCs w:val="0"/>
                <w:color w:val="000000"/>
                <w:sz w:val="22"/>
                <w:szCs w:val="22"/>
                <w:u w:val="none"/>
              </w:rPr>
              <w:pPrChange w:id="83" w:author="阿栋" w:date="2026-09-16T16:59:18Z">
                <w:pPr>
                  <w:jc w:val="center"/>
                </w:pPr>
              </w:pPrChange>
            </w:pPr>
          </w:p>
        </w:tc>
        <w:tc>
          <w:tcPr>
            <w:tcW w:w="1890"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85" w:author="阿栋" w:date="2026-09-16T16:59:18Z">
              <w:tcPr>
                <w:tcW w:w="0" w:type="auto"/>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56B947C0">
            <w:pPr>
              <w:keepNext w:val="0"/>
              <w:keepLines w:val="0"/>
              <w:widowControl/>
              <w:suppressLineNumbers w:val="0"/>
              <w:jc w:val="both"/>
              <w:textAlignment w:val="center"/>
              <w:rPr>
                <w:ins w:id="87" w:author="阿栋" w:date="2026-09-16T16:58:15Z"/>
                <w:rFonts w:hint="eastAsia" w:ascii="宋体" w:hAnsi="宋体" w:eastAsia="宋体" w:cs="宋体"/>
                <w:i w:val="0"/>
                <w:iCs w:val="0"/>
                <w:color w:val="000000"/>
                <w:sz w:val="22"/>
                <w:szCs w:val="22"/>
                <w:u w:val="none"/>
              </w:rPr>
              <w:pPrChange w:id="86" w:author="阿栋" w:date="2026-09-16T16:59:18Z">
                <w:pPr>
                  <w:keepNext w:val="0"/>
                  <w:keepLines w:val="0"/>
                  <w:widowControl/>
                  <w:suppressLineNumbers w:val="0"/>
                  <w:jc w:val="center"/>
                  <w:textAlignment w:val="center"/>
                </w:pPr>
              </w:pPrChange>
            </w:pPr>
            <w:ins w:id="8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各业务条线项目查看（开源）</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8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FF4F5FB">
            <w:pPr>
              <w:keepNext w:val="0"/>
              <w:keepLines w:val="0"/>
              <w:widowControl/>
              <w:suppressLineNumbers w:val="0"/>
              <w:jc w:val="both"/>
              <w:textAlignment w:val="center"/>
              <w:rPr>
                <w:ins w:id="91" w:author="阿栋" w:date="2026-09-16T16:58:15Z"/>
                <w:rFonts w:hint="eastAsia" w:ascii="宋体" w:hAnsi="宋体" w:eastAsia="宋体" w:cs="宋体"/>
                <w:i w:val="0"/>
                <w:iCs w:val="0"/>
                <w:color w:val="000000"/>
                <w:sz w:val="22"/>
                <w:szCs w:val="22"/>
                <w:u w:val="none"/>
              </w:rPr>
              <w:pPrChange w:id="90" w:author="阿栋" w:date="2026-09-16T16:59:18Z">
                <w:pPr>
                  <w:keepNext w:val="0"/>
                  <w:keepLines w:val="0"/>
                  <w:widowControl/>
                  <w:suppressLineNumbers w:val="0"/>
                  <w:jc w:val="left"/>
                  <w:textAlignment w:val="center"/>
                </w:pPr>
              </w:pPrChange>
            </w:pPr>
            <w:ins w:id="9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ABS所有项目</w:t>
              </w:r>
            </w:ins>
          </w:p>
        </w:tc>
      </w:tr>
      <w:tr w14:paraId="26E40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94"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93" w:author="阿栋" w:date="2026-09-16T16:58:15Z"/>
          <w:trPrChange w:id="94"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95"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06FCEA3">
            <w:pPr>
              <w:jc w:val="both"/>
              <w:rPr>
                <w:ins w:id="97" w:author="阿栋" w:date="2026-09-16T16:58:15Z"/>
                <w:rFonts w:hint="eastAsia" w:ascii="宋体" w:hAnsi="宋体" w:eastAsia="宋体" w:cs="宋体"/>
                <w:i w:val="0"/>
                <w:iCs w:val="0"/>
                <w:color w:val="000000"/>
                <w:sz w:val="22"/>
                <w:szCs w:val="22"/>
                <w:u w:val="none"/>
              </w:rPr>
              <w:pPrChange w:id="96"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98"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46550DA">
            <w:pPr>
              <w:jc w:val="both"/>
              <w:rPr>
                <w:ins w:id="100" w:author="阿栋" w:date="2026-09-16T16:58:15Z"/>
                <w:rFonts w:hint="eastAsia" w:ascii="宋体" w:hAnsi="宋体" w:eastAsia="宋体" w:cs="宋体"/>
                <w:i w:val="0"/>
                <w:iCs w:val="0"/>
                <w:color w:val="000000"/>
                <w:sz w:val="22"/>
                <w:szCs w:val="22"/>
                <w:u w:val="none"/>
              </w:rPr>
              <w:pPrChange w:id="99"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0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71A08F77">
            <w:pPr>
              <w:keepNext w:val="0"/>
              <w:keepLines w:val="0"/>
              <w:widowControl/>
              <w:suppressLineNumbers w:val="0"/>
              <w:jc w:val="both"/>
              <w:textAlignment w:val="center"/>
              <w:rPr>
                <w:ins w:id="103" w:author="阿栋" w:date="2026-09-16T16:58:15Z"/>
                <w:rFonts w:hint="eastAsia" w:ascii="宋体" w:hAnsi="宋体" w:eastAsia="宋体" w:cs="宋体"/>
                <w:i w:val="0"/>
                <w:iCs w:val="0"/>
                <w:color w:val="000000"/>
                <w:sz w:val="22"/>
                <w:szCs w:val="22"/>
                <w:u w:val="none"/>
              </w:rPr>
              <w:pPrChange w:id="102" w:author="阿栋" w:date="2026-09-16T16:59:18Z">
                <w:pPr>
                  <w:keepNext w:val="0"/>
                  <w:keepLines w:val="0"/>
                  <w:widowControl/>
                  <w:suppressLineNumbers w:val="0"/>
                  <w:jc w:val="left"/>
                  <w:textAlignment w:val="center"/>
                </w:pPr>
              </w:pPrChange>
            </w:pPr>
            <w:ins w:id="10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固收所有项目</w:t>
              </w:r>
            </w:ins>
          </w:p>
        </w:tc>
      </w:tr>
      <w:tr w14:paraId="0797D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106"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05" w:author="阿栋" w:date="2026-09-16T16:58:15Z"/>
          <w:trPrChange w:id="106"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07"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FC9EA1F">
            <w:pPr>
              <w:jc w:val="both"/>
              <w:rPr>
                <w:ins w:id="109" w:author="阿栋" w:date="2026-09-16T16:58:15Z"/>
                <w:rFonts w:hint="eastAsia" w:ascii="宋体" w:hAnsi="宋体" w:eastAsia="宋体" w:cs="宋体"/>
                <w:i w:val="0"/>
                <w:iCs w:val="0"/>
                <w:color w:val="000000"/>
                <w:sz w:val="22"/>
                <w:szCs w:val="22"/>
                <w:u w:val="none"/>
              </w:rPr>
              <w:pPrChange w:id="108"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10"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D73AAF3">
            <w:pPr>
              <w:jc w:val="both"/>
              <w:rPr>
                <w:ins w:id="112" w:author="阿栋" w:date="2026-09-16T16:58:15Z"/>
                <w:rFonts w:hint="eastAsia" w:ascii="宋体" w:hAnsi="宋体" w:eastAsia="宋体" w:cs="宋体"/>
                <w:i w:val="0"/>
                <w:iCs w:val="0"/>
                <w:color w:val="000000"/>
                <w:sz w:val="22"/>
                <w:szCs w:val="22"/>
                <w:u w:val="none"/>
              </w:rPr>
              <w:pPrChange w:id="111"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1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1C6073F">
            <w:pPr>
              <w:keepNext w:val="0"/>
              <w:keepLines w:val="0"/>
              <w:widowControl/>
              <w:suppressLineNumbers w:val="0"/>
              <w:jc w:val="both"/>
              <w:textAlignment w:val="center"/>
              <w:rPr>
                <w:ins w:id="115" w:author="阿栋" w:date="2026-09-16T16:58:15Z"/>
                <w:rFonts w:hint="eastAsia" w:ascii="宋体" w:hAnsi="宋体" w:eastAsia="宋体" w:cs="宋体"/>
                <w:i w:val="0"/>
                <w:iCs w:val="0"/>
                <w:color w:val="000000"/>
                <w:sz w:val="22"/>
                <w:szCs w:val="22"/>
                <w:u w:val="none"/>
              </w:rPr>
              <w:pPrChange w:id="114" w:author="阿栋" w:date="2026-09-16T16:59:18Z">
                <w:pPr>
                  <w:keepNext w:val="0"/>
                  <w:keepLines w:val="0"/>
                  <w:widowControl/>
                  <w:suppressLineNumbers w:val="0"/>
                  <w:jc w:val="left"/>
                  <w:textAlignment w:val="center"/>
                </w:pPr>
              </w:pPrChange>
            </w:pPr>
            <w:ins w:id="11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股转所有项目</w:t>
              </w:r>
            </w:ins>
          </w:p>
        </w:tc>
      </w:tr>
      <w:tr w14:paraId="7452D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18"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17" w:author="阿栋" w:date="2026-09-16T16:58:15Z"/>
          <w:trPrChange w:id="118"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19"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71DADF02">
            <w:pPr>
              <w:jc w:val="both"/>
              <w:rPr>
                <w:ins w:id="121" w:author="阿栋" w:date="2026-09-16T16:58:15Z"/>
                <w:rFonts w:hint="eastAsia" w:ascii="宋体" w:hAnsi="宋体" w:eastAsia="宋体" w:cs="宋体"/>
                <w:i w:val="0"/>
                <w:iCs w:val="0"/>
                <w:color w:val="000000"/>
                <w:sz w:val="22"/>
                <w:szCs w:val="22"/>
                <w:u w:val="none"/>
              </w:rPr>
              <w:pPrChange w:id="120"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22"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9220B0E">
            <w:pPr>
              <w:jc w:val="both"/>
              <w:rPr>
                <w:ins w:id="124" w:author="阿栋" w:date="2026-09-16T16:58:15Z"/>
                <w:rFonts w:hint="eastAsia" w:ascii="宋体" w:hAnsi="宋体" w:eastAsia="宋体" w:cs="宋体"/>
                <w:i w:val="0"/>
                <w:iCs w:val="0"/>
                <w:color w:val="000000"/>
                <w:sz w:val="22"/>
                <w:szCs w:val="22"/>
                <w:u w:val="none"/>
              </w:rPr>
              <w:pPrChange w:id="123"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2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3FC89593">
            <w:pPr>
              <w:keepNext w:val="0"/>
              <w:keepLines w:val="0"/>
              <w:widowControl/>
              <w:suppressLineNumbers w:val="0"/>
              <w:jc w:val="both"/>
              <w:textAlignment w:val="center"/>
              <w:rPr>
                <w:ins w:id="127" w:author="阿栋" w:date="2026-09-16T16:58:15Z"/>
                <w:rFonts w:hint="eastAsia" w:ascii="宋体" w:hAnsi="宋体" w:eastAsia="宋体" w:cs="宋体"/>
                <w:i w:val="0"/>
                <w:iCs w:val="0"/>
                <w:color w:val="000000"/>
                <w:sz w:val="22"/>
                <w:szCs w:val="22"/>
                <w:u w:val="none"/>
              </w:rPr>
              <w:pPrChange w:id="126" w:author="阿栋" w:date="2026-09-16T16:59:18Z">
                <w:pPr>
                  <w:keepNext w:val="0"/>
                  <w:keepLines w:val="0"/>
                  <w:widowControl/>
                  <w:suppressLineNumbers w:val="0"/>
                  <w:jc w:val="left"/>
                  <w:textAlignment w:val="center"/>
                </w:pPr>
              </w:pPrChange>
            </w:pPr>
            <w:ins w:id="12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股权所有项目</w:t>
              </w:r>
            </w:ins>
          </w:p>
        </w:tc>
      </w:tr>
      <w:tr w14:paraId="0953E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130"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129" w:author="阿栋" w:date="2026-09-16T16:58:15Z"/>
          <w:trPrChange w:id="130" w:author="阿栋" w:date="2026-09-16T16:59:18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131" w:author="阿栋" w:date="2026-09-16T16:59:18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0C119715">
            <w:pPr>
              <w:keepNext w:val="0"/>
              <w:keepLines w:val="0"/>
              <w:widowControl/>
              <w:suppressLineNumbers w:val="0"/>
              <w:jc w:val="both"/>
              <w:textAlignment w:val="center"/>
              <w:rPr>
                <w:ins w:id="133" w:author="阿栋" w:date="2026-09-16T16:58:15Z"/>
                <w:rFonts w:hint="eastAsia" w:ascii="宋体" w:hAnsi="宋体" w:eastAsia="宋体" w:cs="宋体"/>
                <w:i w:val="0"/>
                <w:iCs w:val="0"/>
                <w:color w:val="000000"/>
                <w:sz w:val="22"/>
                <w:szCs w:val="22"/>
                <w:u w:val="none"/>
              </w:rPr>
              <w:pPrChange w:id="132" w:author="阿栋" w:date="2026-09-16T16:59:18Z">
                <w:pPr>
                  <w:keepNext w:val="0"/>
                  <w:keepLines w:val="0"/>
                  <w:widowControl/>
                  <w:suppressLineNumbers w:val="0"/>
                  <w:jc w:val="center"/>
                  <w:textAlignment w:val="center"/>
                </w:pPr>
              </w:pPrChange>
            </w:pPr>
            <w:ins w:id="13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工作底稿管理</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13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4C9C99D">
            <w:pPr>
              <w:keepNext w:val="0"/>
              <w:keepLines w:val="0"/>
              <w:widowControl/>
              <w:suppressLineNumbers w:val="0"/>
              <w:jc w:val="both"/>
              <w:textAlignment w:val="center"/>
              <w:rPr>
                <w:ins w:id="137" w:author="阿栋" w:date="2026-09-16T16:58:15Z"/>
                <w:rFonts w:hint="eastAsia" w:ascii="宋体" w:hAnsi="宋体" w:eastAsia="宋体" w:cs="宋体"/>
                <w:i w:val="0"/>
                <w:iCs w:val="0"/>
                <w:color w:val="000000"/>
                <w:sz w:val="22"/>
                <w:szCs w:val="22"/>
                <w:u w:val="none"/>
              </w:rPr>
              <w:pPrChange w:id="136" w:author="阿栋" w:date="2026-09-16T16:59:18Z">
                <w:pPr>
                  <w:keepNext w:val="0"/>
                  <w:keepLines w:val="0"/>
                  <w:widowControl/>
                  <w:suppressLineNumbers w:val="0"/>
                  <w:jc w:val="left"/>
                  <w:textAlignment w:val="center"/>
                </w:pPr>
              </w:pPrChange>
            </w:pPr>
            <w:ins w:id="13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需归档的工作底稿任务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3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F6328E5">
            <w:pPr>
              <w:jc w:val="both"/>
              <w:rPr>
                <w:ins w:id="141" w:author="阿栋" w:date="2026-09-16T16:58:15Z"/>
                <w:rFonts w:hint="eastAsia" w:ascii="宋体" w:hAnsi="宋体" w:eastAsia="宋体" w:cs="宋体"/>
                <w:i w:val="0"/>
                <w:iCs w:val="0"/>
                <w:color w:val="000000"/>
                <w:sz w:val="22"/>
                <w:szCs w:val="22"/>
                <w:u w:val="none"/>
              </w:rPr>
              <w:pPrChange w:id="140" w:author="阿栋" w:date="2026-09-16T16:59:18Z">
                <w:pPr/>
              </w:pPrChange>
            </w:pPr>
          </w:p>
        </w:tc>
      </w:tr>
      <w:tr w14:paraId="27319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43"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142" w:author="阿栋" w:date="2026-09-16T16:58:15Z"/>
          <w:trPrChange w:id="143"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44"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EA75C33">
            <w:pPr>
              <w:jc w:val="both"/>
              <w:rPr>
                <w:ins w:id="146" w:author="阿栋" w:date="2026-09-16T16:58:15Z"/>
                <w:rFonts w:hint="eastAsia" w:ascii="宋体" w:hAnsi="宋体" w:eastAsia="宋体" w:cs="宋体"/>
                <w:i w:val="0"/>
                <w:iCs w:val="0"/>
                <w:color w:val="000000"/>
                <w:sz w:val="22"/>
                <w:szCs w:val="22"/>
                <w:u w:val="none"/>
              </w:rPr>
              <w:pPrChange w:id="145"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14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FBCAC11">
            <w:pPr>
              <w:keepNext w:val="0"/>
              <w:keepLines w:val="0"/>
              <w:widowControl/>
              <w:suppressLineNumbers w:val="0"/>
              <w:jc w:val="both"/>
              <w:textAlignment w:val="center"/>
              <w:rPr>
                <w:ins w:id="149" w:author="阿栋" w:date="2026-09-16T16:58:15Z"/>
                <w:rFonts w:hint="eastAsia" w:ascii="宋体" w:hAnsi="宋体" w:eastAsia="宋体" w:cs="宋体"/>
                <w:i w:val="0"/>
                <w:iCs w:val="0"/>
                <w:color w:val="000000"/>
                <w:sz w:val="22"/>
                <w:szCs w:val="22"/>
                <w:u w:val="none"/>
              </w:rPr>
              <w:pPrChange w:id="148" w:author="阿栋" w:date="2026-09-16T16:59:18Z">
                <w:pPr>
                  <w:keepNext w:val="0"/>
                  <w:keepLines w:val="0"/>
                  <w:widowControl/>
                  <w:suppressLineNumbers w:val="0"/>
                  <w:jc w:val="left"/>
                  <w:textAlignment w:val="center"/>
                </w:pPr>
              </w:pPrChange>
            </w:pPr>
            <w:ins w:id="150"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工作底稿全文检索</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5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E497A45">
            <w:pPr>
              <w:jc w:val="both"/>
              <w:rPr>
                <w:ins w:id="153" w:author="阿栋" w:date="2026-09-16T16:58:15Z"/>
                <w:rFonts w:hint="eastAsia" w:ascii="宋体" w:hAnsi="宋体" w:eastAsia="宋体" w:cs="宋体"/>
                <w:i w:val="0"/>
                <w:iCs w:val="0"/>
                <w:color w:val="000000"/>
                <w:sz w:val="22"/>
                <w:szCs w:val="22"/>
                <w:u w:val="none"/>
              </w:rPr>
              <w:pPrChange w:id="152" w:author="阿栋" w:date="2026-09-16T16:59:18Z">
                <w:pPr/>
              </w:pPrChange>
            </w:pPr>
          </w:p>
        </w:tc>
      </w:tr>
      <w:tr w14:paraId="6C221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55"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54" w:author="阿栋" w:date="2026-09-16T16:58:15Z"/>
          <w:trPrChange w:id="155"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56"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E3008DD">
            <w:pPr>
              <w:jc w:val="both"/>
              <w:rPr>
                <w:ins w:id="158" w:author="阿栋" w:date="2026-09-16T16:58:15Z"/>
                <w:rFonts w:hint="eastAsia" w:ascii="宋体" w:hAnsi="宋体" w:eastAsia="宋体" w:cs="宋体"/>
                <w:i w:val="0"/>
                <w:iCs w:val="0"/>
                <w:color w:val="000000"/>
                <w:sz w:val="22"/>
                <w:szCs w:val="22"/>
                <w:u w:val="none"/>
              </w:rPr>
              <w:pPrChange w:id="157"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15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790036F">
            <w:pPr>
              <w:keepNext w:val="0"/>
              <w:keepLines w:val="0"/>
              <w:widowControl/>
              <w:suppressLineNumbers w:val="0"/>
              <w:jc w:val="both"/>
              <w:textAlignment w:val="center"/>
              <w:rPr>
                <w:ins w:id="161" w:author="阿栋" w:date="2026-09-16T16:58:15Z"/>
                <w:rFonts w:hint="eastAsia" w:ascii="宋体" w:hAnsi="宋体" w:eastAsia="宋体" w:cs="宋体"/>
                <w:i w:val="0"/>
                <w:iCs w:val="0"/>
                <w:color w:val="000000"/>
                <w:sz w:val="22"/>
                <w:szCs w:val="22"/>
                <w:u w:val="none"/>
              </w:rPr>
              <w:pPrChange w:id="160" w:author="阿栋" w:date="2026-09-16T16:59:18Z">
                <w:pPr>
                  <w:keepNext w:val="0"/>
                  <w:keepLines w:val="0"/>
                  <w:widowControl/>
                  <w:suppressLineNumbers w:val="0"/>
                  <w:jc w:val="left"/>
                  <w:textAlignment w:val="center"/>
                </w:pPr>
              </w:pPrChange>
            </w:pPr>
            <w:ins w:id="16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工作底稿模板管理</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6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083BD28">
            <w:pPr>
              <w:jc w:val="both"/>
              <w:rPr>
                <w:ins w:id="165" w:author="阿栋" w:date="2026-09-16T16:58:15Z"/>
                <w:rFonts w:hint="eastAsia" w:ascii="宋体" w:hAnsi="宋体" w:eastAsia="宋体" w:cs="宋体"/>
                <w:i w:val="0"/>
                <w:iCs w:val="0"/>
                <w:color w:val="000000"/>
                <w:sz w:val="22"/>
                <w:szCs w:val="22"/>
                <w:u w:val="none"/>
              </w:rPr>
              <w:pPrChange w:id="164" w:author="阿栋" w:date="2026-09-16T16:59:18Z">
                <w:pPr/>
              </w:pPrChange>
            </w:pPr>
          </w:p>
        </w:tc>
      </w:tr>
      <w:tr w14:paraId="1C0D5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167"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66" w:author="阿栋" w:date="2026-09-16T16:58:15Z"/>
          <w:trPrChange w:id="167"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68"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6A65EC5A">
            <w:pPr>
              <w:jc w:val="both"/>
              <w:rPr>
                <w:ins w:id="170" w:author="阿栋" w:date="2026-09-16T16:58:15Z"/>
                <w:rFonts w:hint="eastAsia" w:ascii="宋体" w:hAnsi="宋体" w:eastAsia="宋体" w:cs="宋体"/>
                <w:i w:val="0"/>
                <w:iCs w:val="0"/>
                <w:color w:val="000000"/>
                <w:sz w:val="22"/>
                <w:szCs w:val="22"/>
                <w:u w:val="none"/>
              </w:rPr>
              <w:pPrChange w:id="169"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17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4868F94">
            <w:pPr>
              <w:keepNext w:val="0"/>
              <w:keepLines w:val="0"/>
              <w:widowControl/>
              <w:suppressLineNumbers w:val="0"/>
              <w:jc w:val="both"/>
              <w:textAlignment w:val="center"/>
              <w:rPr>
                <w:ins w:id="173" w:author="阿栋" w:date="2026-09-16T16:58:15Z"/>
                <w:rFonts w:hint="eastAsia" w:ascii="宋体" w:hAnsi="宋体" w:eastAsia="宋体" w:cs="宋体"/>
                <w:i w:val="0"/>
                <w:iCs w:val="0"/>
                <w:color w:val="000000"/>
                <w:sz w:val="22"/>
                <w:szCs w:val="22"/>
                <w:u w:val="none"/>
              </w:rPr>
              <w:pPrChange w:id="172" w:author="阿栋" w:date="2026-09-16T16:59:18Z">
                <w:pPr>
                  <w:keepNext w:val="0"/>
                  <w:keepLines w:val="0"/>
                  <w:widowControl/>
                  <w:suppressLineNumbers w:val="0"/>
                  <w:jc w:val="left"/>
                  <w:textAlignment w:val="center"/>
                </w:pPr>
              </w:pPrChange>
            </w:pPr>
            <w:ins w:id="17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任务阶段引用模板维护</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7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8200B22">
            <w:pPr>
              <w:jc w:val="both"/>
              <w:rPr>
                <w:ins w:id="177" w:author="阿栋" w:date="2026-09-16T16:58:15Z"/>
                <w:rFonts w:hint="eastAsia" w:ascii="宋体" w:hAnsi="宋体" w:eastAsia="宋体" w:cs="宋体"/>
                <w:i w:val="0"/>
                <w:iCs w:val="0"/>
                <w:color w:val="000000"/>
                <w:sz w:val="22"/>
                <w:szCs w:val="22"/>
                <w:u w:val="none"/>
              </w:rPr>
              <w:pPrChange w:id="176" w:author="阿栋" w:date="2026-09-16T16:59:18Z">
                <w:pPr/>
              </w:pPrChange>
            </w:pPr>
          </w:p>
        </w:tc>
      </w:tr>
      <w:tr w14:paraId="64198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79"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78" w:author="阿栋" w:date="2026-09-16T16:58:15Z"/>
          <w:trPrChange w:id="179"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80"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F884931">
            <w:pPr>
              <w:jc w:val="both"/>
              <w:rPr>
                <w:ins w:id="182" w:author="阿栋" w:date="2026-09-16T16:58:15Z"/>
                <w:rFonts w:hint="eastAsia" w:ascii="宋体" w:hAnsi="宋体" w:eastAsia="宋体" w:cs="宋体"/>
                <w:i w:val="0"/>
                <w:iCs w:val="0"/>
                <w:color w:val="000000"/>
                <w:sz w:val="22"/>
                <w:szCs w:val="22"/>
                <w:u w:val="none"/>
              </w:rPr>
              <w:pPrChange w:id="181"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18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C664150">
            <w:pPr>
              <w:keepNext w:val="0"/>
              <w:keepLines w:val="0"/>
              <w:widowControl/>
              <w:suppressLineNumbers w:val="0"/>
              <w:jc w:val="both"/>
              <w:textAlignment w:val="center"/>
              <w:rPr>
                <w:ins w:id="185" w:author="阿栋" w:date="2026-09-16T16:58:15Z"/>
                <w:rFonts w:hint="eastAsia" w:ascii="宋体" w:hAnsi="宋体" w:eastAsia="宋体" w:cs="宋体"/>
                <w:i w:val="0"/>
                <w:iCs w:val="0"/>
                <w:color w:val="000000"/>
                <w:sz w:val="22"/>
                <w:szCs w:val="22"/>
                <w:u w:val="none"/>
              </w:rPr>
              <w:pPrChange w:id="184" w:author="阿栋" w:date="2026-09-16T16:59:18Z">
                <w:pPr>
                  <w:keepNext w:val="0"/>
                  <w:keepLines w:val="0"/>
                  <w:widowControl/>
                  <w:suppressLineNumbers w:val="0"/>
                  <w:jc w:val="left"/>
                  <w:textAlignment w:val="center"/>
                </w:pPr>
              </w:pPrChange>
            </w:pPr>
            <w:ins w:id="18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任务阶段人员维护（开源）</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8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423649B">
            <w:pPr>
              <w:jc w:val="both"/>
              <w:rPr>
                <w:ins w:id="189" w:author="阿栋" w:date="2026-09-16T16:58:15Z"/>
                <w:rFonts w:hint="eastAsia" w:ascii="宋体" w:hAnsi="宋体" w:eastAsia="宋体" w:cs="宋体"/>
                <w:i w:val="0"/>
                <w:iCs w:val="0"/>
                <w:color w:val="000000"/>
                <w:sz w:val="22"/>
                <w:szCs w:val="22"/>
                <w:u w:val="none"/>
              </w:rPr>
              <w:pPrChange w:id="188" w:author="阿栋" w:date="2026-09-16T16:59:18Z">
                <w:pPr/>
              </w:pPrChange>
            </w:pPr>
          </w:p>
        </w:tc>
      </w:tr>
      <w:tr w14:paraId="6016D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91"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190" w:author="阿栋" w:date="2026-09-16T16:58:15Z"/>
          <w:trPrChange w:id="191"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192"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454893C4">
            <w:pPr>
              <w:jc w:val="both"/>
              <w:rPr>
                <w:ins w:id="194" w:author="阿栋" w:date="2026-09-16T16:58:15Z"/>
                <w:rFonts w:hint="eastAsia" w:ascii="宋体" w:hAnsi="宋体" w:eastAsia="宋体" w:cs="宋体"/>
                <w:i w:val="0"/>
                <w:iCs w:val="0"/>
                <w:color w:val="000000"/>
                <w:sz w:val="22"/>
                <w:szCs w:val="22"/>
                <w:u w:val="none"/>
              </w:rPr>
              <w:pPrChange w:id="193"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19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3467C899">
            <w:pPr>
              <w:keepNext w:val="0"/>
              <w:keepLines w:val="0"/>
              <w:widowControl/>
              <w:suppressLineNumbers w:val="0"/>
              <w:jc w:val="both"/>
              <w:textAlignment w:val="center"/>
              <w:rPr>
                <w:ins w:id="197" w:author="阿栋" w:date="2026-09-16T16:58:15Z"/>
                <w:rFonts w:hint="eastAsia" w:ascii="宋体" w:hAnsi="宋体" w:eastAsia="宋体" w:cs="宋体"/>
                <w:i w:val="0"/>
                <w:iCs w:val="0"/>
                <w:color w:val="000000"/>
                <w:sz w:val="22"/>
                <w:szCs w:val="22"/>
                <w:u w:val="none"/>
              </w:rPr>
              <w:pPrChange w:id="196" w:author="阿栋" w:date="2026-09-16T16:59:18Z">
                <w:pPr>
                  <w:keepNext w:val="0"/>
                  <w:keepLines w:val="0"/>
                  <w:widowControl/>
                  <w:suppressLineNumbers w:val="0"/>
                  <w:jc w:val="left"/>
                  <w:textAlignment w:val="center"/>
                </w:pPr>
              </w:pPrChange>
            </w:pPr>
            <w:ins w:id="19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底稿附件巡检结果</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19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AB8F973">
            <w:pPr>
              <w:jc w:val="both"/>
              <w:rPr>
                <w:ins w:id="201" w:author="阿栋" w:date="2026-09-16T16:58:15Z"/>
                <w:rFonts w:hint="eastAsia" w:ascii="宋体" w:hAnsi="宋体" w:eastAsia="宋体" w:cs="宋体"/>
                <w:i w:val="0"/>
                <w:iCs w:val="0"/>
                <w:color w:val="000000"/>
                <w:sz w:val="22"/>
                <w:szCs w:val="22"/>
                <w:u w:val="none"/>
              </w:rPr>
              <w:pPrChange w:id="200" w:author="阿栋" w:date="2026-09-16T16:59:18Z">
                <w:pPr/>
              </w:pPrChange>
            </w:pPr>
          </w:p>
        </w:tc>
      </w:tr>
      <w:tr w14:paraId="3FEF1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03"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202" w:author="阿栋" w:date="2026-09-16T16:58:15Z"/>
          <w:trPrChange w:id="203"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04"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390A40C1">
            <w:pPr>
              <w:jc w:val="both"/>
              <w:rPr>
                <w:ins w:id="206" w:author="阿栋" w:date="2026-09-16T16:58:15Z"/>
                <w:rFonts w:hint="eastAsia" w:ascii="宋体" w:hAnsi="宋体" w:eastAsia="宋体" w:cs="宋体"/>
                <w:i w:val="0"/>
                <w:iCs w:val="0"/>
                <w:color w:val="000000"/>
                <w:sz w:val="22"/>
                <w:szCs w:val="22"/>
                <w:u w:val="none"/>
              </w:rPr>
              <w:pPrChange w:id="205"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0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4574A41">
            <w:pPr>
              <w:keepNext w:val="0"/>
              <w:keepLines w:val="0"/>
              <w:widowControl/>
              <w:suppressLineNumbers w:val="0"/>
              <w:jc w:val="both"/>
              <w:textAlignment w:val="center"/>
              <w:rPr>
                <w:ins w:id="209" w:author="阿栋" w:date="2026-09-16T16:58:15Z"/>
                <w:rFonts w:hint="eastAsia" w:ascii="宋体" w:hAnsi="宋体" w:eastAsia="宋体" w:cs="宋体"/>
                <w:i w:val="0"/>
                <w:iCs w:val="0"/>
                <w:color w:val="000000"/>
                <w:sz w:val="22"/>
                <w:szCs w:val="22"/>
                <w:u w:val="none"/>
              </w:rPr>
              <w:pPrChange w:id="208" w:author="阿栋" w:date="2026-09-16T16:59:18Z">
                <w:pPr>
                  <w:keepNext w:val="0"/>
                  <w:keepLines w:val="0"/>
                  <w:widowControl/>
                  <w:suppressLineNumbers w:val="0"/>
                  <w:jc w:val="left"/>
                  <w:textAlignment w:val="center"/>
                </w:pPr>
              </w:pPrChange>
            </w:pPr>
            <w:ins w:id="210"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巡检汇总</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1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C29CB67">
            <w:pPr>
              <w:jc w:val="both"/>
              <w:rPr>
                <w:ins w:id="213" w:author="阿栋" w:date="2026-09-16T16:58:15Z"/>
                <w:rFonts w:hint="eastAsia" w:ascii="宋体" w:hAnsi="宋体" w:eastAsia="宋体" w:cs="宋体"/>
                <w:i w:val="0"/>
                <w:iCs w:val="0"/>
                <w:color w:val="000000"/>
                <w:sz w:val="22"/>
                <w:szCs w:val="22"/>
                <w:u w:val="none"/>
              </w:rPr>
              <w:pPrChange w:id="212" w:author="阿栋" w:date="2026-09-16T16:59:18Z">
                <w:pPr/>
              </w:pPrChange>
            </w:pPr>
          </w:p>
        </w:tc>
      </w:tr>
      <w:tr w14:paraId="6FF96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15"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214" w:author="阿栋" w:date="2026-09-16T16:58:15Z"/>
          <w:trPrChange w:id="215"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16"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342987FC">
            <w:pPr>
              <w:jc w:val="both"/>
              <w:rPr>
                <w:ins w:id="218" w:author="阿栋" w:date="2026-09-16T16:58:15Z"/>
                <w:rFonts w:hint="eastAsia" w:ascii="宋体" w:hAnsi="宋体" w:eastAsia="宋体" w:cs="宋体"/>
                <w:i w:val="0"/>
                <w:iCs w:val="0"/>
                <w:color w:val="000000"/>
                <w:sz w:val="22"/>
                <w:szCs w:val="22"/>
                <w:u w:val="none"/>
              </w:rPr>
              <w:pPrChange w:id="217"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1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7E5D45B">
            <w:pPr>
              <w:keepNext w:val="0"/>
              <w:keepLines w:val="0"/>
              <w:widowControl/>
              <w:suppressLineNumbers w:val="0"/>
              <w:jc w:val="both"/>
              <w:textAlignment w:val="center"/>
              <w:rPr>
                <w:ins w:id="221" w:author="阿栋" w:date="2026-09-16T16:58:15Z"/>
                <w:rFonts w:hint="eastAsia" w:ascii="宋体" w:hAnsi="宋体" w:eastAsia="宋体" w:cs="宋体"/>
                <w:i w:val="0"/>
                <w:iCs w:val="0"/>
                <w:color w:val="000000"/>
                <w:sz w:val="22"/>
                <w:szCs w:val="22"/>
                <w:u w:val="none"/>
              </w:rPr>
              <w:pPrChange w:id="220" w:author="阿栋" w:date="2026-09-16T16:59:18Z">
                <w:pPr>
                  <w:keepNext w:val="0"/>
                  <w:keepLines w:val="0"/>
                  <w:widowControl/>
                  <w:suppressLineNumbers w:val="0"/>
                  <w:jc w:val="left"/>
                  <w:textAlignment w:val="center"/>
                </w:pPr>
              </w:pPrChange>
            </w:pPr>
            <w:ins w:id="22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所有底稿回收站</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2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02FF943">
            <w:pPr>
              <w:jc w:val="both"/>
              <w:rPr>
                <w:ins w:id="225" w:author="阿栋" w:date="2026-09-16T16:58:15Z"/>
                <w:rFonts w:hint="eastAsia" w:ascii="宋体" w:hAnsi="宋体" w:eastAsia="宋体" w:cs="宋体"/>
                <w:i w:val="0"/>
                <w:iCs w:val="0"/>
                <w:color w:val="000000"/>
                <w:sz w:val="22"/>
                <w:szCs w:val="22"/>
                <w:u w:val="none"/>
              </w:rPr>
              <w:pPrChange w:id="224" w:author="阿栋" w:date="2026-09-16T16:59:18Z">
                <w:pPr/>
              </w:pPrChange>
            </w:pPr>
          </w:p>
        </w:tc>
      </w:tr>
      <w:tr w14:paraId="06F1B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27"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226" w:author="阿栋" w:date="2026-09-16T16:58:15Z"/>
          <w:trPrChange w:id="227"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28"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1AF1DDBA">
            <w:pPr>
              <w:jc w:val="both"/>
              <w:rPr>
                <w:ins w:id="230" w:author="阿栋" w:date="2026-09-16T16:58:15Z"/>
                <w:rFonts w:hint="eastAsia" w:ascii="宋体" w:hAnsi="宋体" w:eastAsia="宋体" w:cs="宋体"/>
                <w:i w:val="0"/>
                <w:iCs w:val="0"/>
                <w:color w:val="000000"/>
                <w:sz w:val="22"/>
                <w:szCs w:val="22"/>
                <w:u w:val="none"/>
              </w:rPr>
              <w:pPrChange w:id="229"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3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00EC758">
            <w:pPr>
              <w:keepNext w:val="0"/>
              <w:keepLines w:val="0"/>
              <w:widowControl/>
              <w:suppressLineNumbers w:val="0"/>
              <w:jc w:val="both"/>
              <w:textAlignment w:val="center"/>
              <w:rPr>
                <w:ins w:id="233" w:author="阿栋" w:date="2026-09-16T16:58:15Z"/>
                <w:rFonts w:hint="eastAsia" w:ascii="宋体" w:hAnsi="宋体" w:eastAsia="宋体" w:cs="宋体"/>
                <w:i w:val="0"/>
                <w:iCs w:val="0"/>
                <w:color w:val="000000"/>
                <w:sz w:val="22"/>
                <w:szCs w:val="22"/>
                <w:u w:val="none"/>
              </w:rPr>
              <w:pPrChange w:id="232" w:author="阿栋" w:date="2026-09-16T16:59:18Z">
                <w:pPr>
                  <w:keepNext w:val="0"/>
                  <w:keepLines w:val="0"/>
                  <w:widowControl/>
                  <w:suppressLineNumbers w:val="0"/>
                  <w:jc w:val="left"/>
                  <w:textAlignment w:val="center"/>
                </w:pPr>
              </w:pPrChange>
            </w:pPr>
            <w:ins w:id="23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目录规范检测</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3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771A58E">
            <w:pPr>
              <w:jc w:val="both"/>
              <w:rPr>
                <w:ins w:id="237" w:author="阿栋" w:date="2026-09-16T16:58:15Z"/>
                <w:rFonts w:hint="eastAsia" w:ascii="宋体" w:hAnsi="宋体" w:eastAsia="宋体" w:cs="宋体"/>
                <w:i w:val="0"/>
                <w:iCs w:val="0"/>
                <w:color w:val="000000"/>
                <w:sz w:val="22"/>
                <w:szCs w:val="22"/>
                <w:u w:val="none"/>
              </w:rPr>
              <w:pPrChange w:id="236" w:author="阿栋" w:date="2026-09-16T16:59:18Z">
                <w:pPr/>
              </w:pPrChange>
            </w:pPr>
          </w:p>
        </w:tc>
      </w:tr>
      <w:tr w14:paraId="3C257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239"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238" w:author="阿栋" w:date="2026-09-16T16:58:15Z"/>
          <w:trPrChange w:id="239" w:author="阿栋" w:date="2026-09-16T16:59:18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240" w:author="阿栋" w:date="2026-09-16T16:59:18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212E23DF">
            <w:pPr>
              <w:keepNext w:val="0"/>
              <w:keepLines w:val="0"/>
              <w:widowControl/>
              <w:suppressLineNumbers w:val="0"/>
              <w:jc w:val="both"/>
              <w:textAlignment w:val="center"/>
              <w:rPr>
                <w:ins w:id="242" w:author="阿栋" w:date="2026-09-16T16:58:15Z"/>
                <w:rFonts w:hint="eastAsia" w:ascii="宋体" w:hAnsi="宋体" w:eastAsia="宋体" w:cs="宋体"/>
                <w:i w:val="0"/>
                <w:iCs w:val="0"/>
                <w:color w:val="000000"/>
                <w:sz w:val="22"/>
                <w:szCs w:val="22"/>
                <w:u w:val="none"/>
              </w:rPr>
              <w:pPrChange w:id="241" w:author="阿栋" w:date="2026-09-16T16:59:18Z">
                <w:pPr>
                  <w:keepNext w:val="0"/>
                  <w:keepLines w:val="0"/>
                  <w:widowControl/>
                  <w:suppressLineNumbers w:val="0"/>
                  <w:jc w:val="center"/>
                  <w:textAlignment w:val="center"/>
                </w:pPr>
              </w:pPrChange>
            </w:pPr>
            <w:ins w:id="243"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底稿统计分析</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44"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B3685BC">
            <w:pPr>
              <w:keepNext w:val="0"/>
              <w:keepLines w:val="0"/>
              <w:widowControl/>
              <w:suppressLineNumbers w:val="0"/>
              <w:jc w:val="both"/>
              <w:textAlignment w:val="center"/>
              <w:rPr>
                <w:ins w:id="246" w:author="阿栋" w:date="2026-09-16T16:58:15Z"/>
                <w:rFonts w:hint="eastAsia" w:ascii="宋体" w:hAnsi="宋体" w:eastAsia="宋体" w:cs="宋体"/>
                <w:i w:val="0"/>
                <w:iCs w:val="0"/>
                <w:color w:val="000000"/>
                <w:sz w:val="22"/>
                <w:szCs w:val="22"/>
                <w:u w:val="none"/>
              </w:rPr>
              <w:pPrChange w:id="245" w:author="阿栋" w:date="2026-09-16T16:59:18Z">
                <w:pPr>
                  <w:keepNext w:val="0"/>
                  <w:keepLines w:val="0"/>
                  <w:widowControl/>
                  <w:suppressLineNumbers w:val="0"/>
                  <w:jc w:val="left"/>
                  <w:textAlignment w:val="center"/>
                </w:pPr>
              </w:pPrChange>
            </w:pPr>
            <w:ins w:id="247"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底稿任务进展情况统计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48"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1B336DC">
            <w:pPr>
              <w:jc w:val="both"/>
              <w:rPr>
                <w:ins w:id="250" w:author="阿栋" w:date="2026-09-16T16:58:15Z"/>
                <w:rFonts w:hint="eastAsia" w:ascii="宋体" w:hAnsi="宋体" w:eastAsia="宋体" w:cs="宋体"/>
                <w:i w:val="0"/>
                <w:iCs w:val="0"/>
                <w:color w:val="000000"/>
                <w:sz w:val="22"/>
                <w:szCs w:val="22"/>
                <w:u w:val="none"/>
              </w:rPr>
              <w:pPrChange w:id="249" w:author="阿栋" w:date="2026-09-16T16:59:18Z">
                <w:pPr/>
              </w:pPrChange>
            </w:pPr>
          </w:p>
        </w:tc>
      </w:tr>
      <w:tr w14:paraId="1D0C8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252"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251" w:author="阿栋" w:date="2026-09-16T16:58:15Z"/>
          <w:trPrChange w:id="252"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53"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1FE6EAD">
            <w:pPr>
              <w:jc w:val="both"/>
              <w:rPr>
                <w:ins w:id="255" w:author="阿栋" w:date="2026-09-16T16:58:15Z"/>
                <w:rFonts w:hint="eastAsia" w:ascii="宋体" w:hAnsi="宋体" w:eastAsia="宋体" w:cs="宋体"/>
                <w:i w:val="0"/>
                <w:iCs w:val="0"/>
                <w:color w:val="000000"/>
                <w:sz w:val="22"/>
                <w:szCs w:val="22"/>
                <w:u w:val="none"/>
              </w:rPr>
              <w:pPrChange w:id="254"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56"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C56988C">
            <w:pPr>
              <w:keepNext w:val="0"/>
              <w:keepLines w:val="0"/>
              <w:widowControl/>
              <w:suppressLineNumbers w:val="0"/>
              <w:jc w:val="both"/>
              <w:textAlignment w:val="center"/>
              <w:rPr>
                <w:ins w:id="258" w:author="阿栋" w:date="2026-09-16T16:58:15Z"/>
                <w:rFonts w:hint="eastAsia" w:ascii="宋体" w:hAnsi="宋体" w:eastAsia="宋体" w:cs="宋体"/>
                <w:i w:val="0"/>
                <w:iCs w:val="0"/>
                <w:color w:val="000000"/>
                <w:sz w:val="22"/>
                <w:szCs w:val="22"/>
                <w:u w:val="none"/>
              </w:rPr>
              <w:pPrChange w:id="257" w:author="阿栋" w:date="2026-09-16T16:59:18Z">
                <w:pPr>
                  <w:keepNext w:val="0"/>
                  <w:keepLines w:val="0"/>
                  <w:widowControl/>
                  <w:suppressLineNumbers w:val="0"/>
                  <w:jc w:val="left"/>
                  <w:textAlignment w:val="center"/>
                </w:pPr>
              </w:pPrChange>
            </w:pPr>
            <w:ins w:id="259"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底稿任务统计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60"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3D5D3C3C">
            <w:pPr>
              <w:jc w:val="both"/>
              <w:rPr>
                <w:ins w:id="262" w:author="阿栋" w:date="2026-09-16T16:58:15Z"/>
                <w:rFonts w:hint="eastAsia" w:ascii="宋体" w:hAnsi="宋体" w:eastAsia="宋体" w:cs="宋体"/>
                <w:i w:val="0"/>
                <w:iCs w:val="0"/>
                <w:color w:val="000000"/>
                <w:sz w:val="22"/>
                <w:szCs w:val="22"/>
                <w:u w:val="none"/>
              </w:rPr>
              <w:pPrChange w:id="261" w:author="阿栋" w:date="2026-09-16T16:59:18Z">
                <w:pPr/>
              </w:pPrChange>
            </w:pPr>
          </w:p>
        </w:tc>
      </w:tr>
      <w:tr w14:paraId="5E56E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264"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263" w:author="阿栋" w:date="2026-09-16T16:58:15Z"/>
          <w:trPrChange w:id="264"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65"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4E7059CF">
            <w:pPr>
              <w:jc w:val="both"/>
              <w:rPr>
                <w:ins w:id="267" w:author="阿栋" w:date="2026-09-16T16:58:15Z"/>
                <w:rFonts w:hint="eastAsia" w:ascii="宋体" w:hAnsi="宋体" w:eastAsia="宋体" w:cs="宋体"/>
                <w:i w:val="0"/>
                <w:iCs w:val="0"/>
                <w:color w:val="000000"/>
                <w:sz w:val="22"/>
                <w:szCs w:val="22"/>
                <w:u w:val="none"/>
              </w:rPr>
              <w:pPrChange w:id="266"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68"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7A54FBD">
            <w:pPr>
              <w:keepNext w:val="0"/>
              <w:keepLines w:val="0"/>
              <w:widowControl/>
              <w:suppressLineNumbers w:val="0"/>
              <w:jc w:val="both"/>
              <w:textAlignment w:val="center"/>
              <w:rPr>
                <w:ins w:id="270" w:author="阿栋" w:date="2026-09-16T16:58:15Z"/>
                <w:rFonts w:hint="eastAsia" w:ascii="宋体" w:hAnsi="宋体" w:eastAsia="宋体" w:cs="宋体"/>
                <w:i w:val="0"/>
                <w:iCs w:val="0"/>
                <w:color w:val="000000"/>
                <w:sz w:val="22"/>
                <w:szCs w:val="22"/>
                <w:u w:val="none"/>
              </w:rPr>
              <w:pPrChange w:id="269" w:author="阿栋" w:date="2026-09-16T16:59:18Z">
                <w:pPr>
                  <w:keepNext w:val="0"/>
                  <w:keepLines w:val="0"/>
                  <w:widowControl/>
                  <w:suppressLineNumbers w:val="0"/>
                  <w:jc w:val="left"/>
                  <w:textAlignment w:val="center"/>
                </w:pPr>
              </w:pPrChange>
            </w:pPr>
            <w:ins w:id="271"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底稿任务目录统计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72"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E879E31">
            <w:pPr>
              <w:jc w:val="both"/>
              <w:rPr>
                <w:ins w:id="274" w:author="阿栋" w:date="2026-09-16T16:58:15Z"/>
                <w:rFonts w:hint="eastAsia" w:ascii="宋体" w:hAnsi="宋体" w:eastAsia="宋体" w:cs="宋体"/>
                <w:i w:val="0"/>
                <w:iCs w:val="0"/>
                <w:color w:val="000000"/>
                <w:sz w:val="22"/>
                <w:szCs w:val="22"/>
                <w:u w:val="none"/>
              </w:rPr>
              <w:pPrChange w:id="273" w:author="阿栋" w:date="2026-09-16T16:59:18Z">
                <w:pPr/>
              </w:pPrChange>
            </w:pPr>
          </w:p>
        </w:tc>
      </w:tr>
      <w:tr w14:paraId="37A3B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76"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275" w:author="阿栋" w:date="2026-09-16T16:58:15Z"/>
          <w:trPrChange w:id="276"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77"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576AD82">
            <w:pPr>
              <w:jc w:val="both"/>
              <w:rPr>
                <w:ins w:id="279" w:author="阿栋" w:date="2026-09-16T16:58:15Z"/>
                <w:rFonts w:hint="eastAsia" w:ascii="宋体" w:hAnsi="宋体" w:eastAsia="宋体" w:cs="宋体"/>
                <w:i w:val="0"/>
                <w:iCs w:val="0"/>
                <w:color w:val="000000"/>
                <w:sz w:val="22"/>
                <w:szCs w:val="22"/>
                <w:u w:val="none"/>
              </w:rPr>
              <w:pPrChange w:id="278"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80"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3D1BA6D9">
            <w:pPr>
              <w:keepNext w:val="0"/>
              <w:keepLines w:val="0"/>
              <w:widowControl/>
              <w:suppressLineNumbers w:val="0"/>
              <w:jc w:val="both"/>
              <w:textAlignment w:val="center"/>
              <w:rPr>
                <w:ins w:id="282" w:author="阿栋" w:date="2026-09-16T16:58:15Z"/>
                <w:rFonts w:hint="eastAsia" w:ascii="宋体" w:hAnsi="宋体" w:eastAsia="宋体" w:cs="宋体"/>
                <w:i w:val="0"/>
                <w:iCs w:val="0"/>
                <w:color w:val="000000"/>
                <w:sz w:val="22"/>
                <w:szCs w:val="22"/>
                <w:u w:val="none"/>
              </w:rPr>
              <w:pPrChange w:id="281" w:author="阿栋" w:date="2026-09-16T16:59:18Z">
                <w:pPr>
                  <w:keepNext w:val="0"/>
                  <w:keepLines w:val="0"/>
                  <w:widowControl/>
                  <w:suppressLineNumbers w:val="0"/>
                  <w:jc w:val="left"/>
                  <w:textAlignment w:val="center"/>
                </w:pPr>
              </w:pPrChange>
            </w:pPr>
            <w:ins w:id="283"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底稿任务附件统计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84"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EEDA6EF">
            <w:pPr>
              <w:jc w:val="both"/>
              <w:rPr>
                <w:ins w:id="286" w:author="阿栋" w:date="2026-09-16T16:58:15Z"/>
                <w:rFonts w:hint="eastAsia" w:ascii="宋体" w:hAnsi="宋体" w:eastAsia="宋体" w:cs="宋体"/>
                <w:i w:val="0"/>
                <w:iCs w:val="0"/>
                <w:color w:val="000000"/>
                <w:sz w:val="22"/>
                <w:szCs w:val="22"/>
                <w:u w:val="none"/>
              </w:rPr>
              <w:pPrChange w:id="285" w:author="阿栋" w:date="2026-09-16T16:59:18Z">
                <w:pPr/>
              </w:pPrChange>
            </w:pPr>
          </w:p>
        </w:tc>
      </w:tr>
      <w:tr w14:paraId="43455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88"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287" w:author="阿栋" w:date="2026-09-16T16:58:15Z"/>
          <w:trPrChange w:id="288"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289"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54338B9">
            <w:pPr>
              <w:jc w:val="both"/>
              <w:rPr>
                <w:ins w:id="291" w:author="阿栋" w:date="2026-09-16T16:58:15Z"/>
                <w:rFonts w:hint="eastAsia" w:ascii="宋体" w:hAnsi="宋体" w:eastAsia="宋体" w:cs="宋体"/>
                <w:i w:val="0"/>
                <w:iCs w:val="0"/>
                <w:color w:val="000000"/>
                <w:sz w:val="22"/>
                <w:szCs w:val="22"/>
                <w:u w:val="none"/>
              </w:rPr>
              <w:pPrChange w:id="290"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292"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503FF29">
            <w:pPr>
              <w:keepNext w:val="0"/>
              <w:keepLines w:val="0"/>
              <w:widowControl/>
              <w:suppressLineNumbers w:val="0"/>
              <w:jc w:val="both"/>
              <w:textAlignment w:val="center"/>
              <w:rPr>
                <w:ins w:id="294" w:author="阿栋" w:date="2026-09-16T16:58:15Z"/>
                <w:rFonts w:hint="eastAsia" w:ascii="宋体" w:hAnsi="宋体" w:eastAsia="宋体" w:cs="宋体"/>
                <w:i w:val="0"/>
                <w:iCs w:val="0"/>
                <w:color w:val="000000"/>
                <w:sz w:val="22"/>
                <w:szCs w:val="22"/>
                <w:u w:val="none"/>
              </w:rPr>
              <w:pPrChange w:id="293" w:author="阿栋" w:date="2026-09-16T16:59:18Z">
                <w:pPr>
                  <w:keepNext w:val="0"/>
                  <w:keepLines w:val="0"/>
                  <w:widowControl/>
                  <w:suppressLineNumbers w:val="0"/>
                  <w:jc w:val="left"/>
                  <w:textAlignment w:val="center"/>
                </w:pPr>
              </w:pPrChange>
            </w:pPr>
            <w:ins w:id="295"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运维统计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296"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28202A0">
            <w:pPr>
              <w:jc w:val="both"/>
              <w:rPr>
                <w:ins w:id="298" w:author="阿栋" w:date="2026-09-16T16:58:15Z"/>
                <w:rFonts w:hint="eastAsia" w:ascii="宋体" w:hAnsi="宋体" w:eastAsia="宋体" w:cs="宋体"/>
                <w:i w:val="0"/>
                <w:iCs w:val="0"/>
                <w:color w:val="000000"/>
                <w:sz w:val="22"/>
                <w:szCs w:val="22"/>
                <w:u w:val="none"/>
              </w:rPr>
              <w:pPrChange w:id="297" w:author="阿栋" w:date="2026-09-16T16:59:18Z">
                <w:pPr/>
              </w:pPrChange>
            </w:pPr>
          </w:p>
        </w:tc>
      </w:tr>
      <w:tr w14:paraId="2C20E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00"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299" w:author="阿栋" w:date="2026-09-16T16:58:15Z"/>
          <w:trPrChange w:id="300" w:author="阿栋" w:date="2026-09-16T16:59:18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301" w:author="阿栋" w:date="2026-09-16T16:59:18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3725A78B">
            <w:pPr>
              <w:keepNext w:val="0"/>
              <w:keepLines w:val="0"/>
              <w:widowControl/>
              <w:suppressLineNumbers w:val="0"/>
              <w:jc w:val="both"/>
              <w:textAlignment w:val="center"/>
              <w:rPr>
                <w:ins w:id="303" w:author="阿栋" w:date="2026-09-16T16:58:15Z"/>
                <w:rFonts w:hint="eastAsia" w:ascii="宋体" w:hAnsi="宋体" w:eastAsia="宋体" w:cs="宋体"/>
                <w:i w:val="0"/>
                <w:iCs w:val="0"/>
                <w:color w:val="000000"/>
                <w:sz w:val="22"/>
                <w:szCs w:val="22"/>
                <w:u w:val="none"/>
              </w:rPr>
              <w:pPrChange w:id="302" w:author="阿栋" w:date="2026-09-16T16:59:18Z">
                <w:pPr>
                  <w:keepNext w:val="0"/>
                  <w:keepLines w:val="0"/>
                  <w:widowControl/>
                  <w:suppressLineNumbers w:val="0"/>
                  <w:jc w:val="center"/>
                  <w:textAlignment w:val="center"/>
                </w:pPr>
              </w:pPrChange>
            </w:pPr>
            <w:ins w:id="30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底稿任务基础维护</w:t>
              </w:r>
            </w:ins>
          </w:p>
        </w:tc>
        <w:tc>
          <w:tcPr>
            <w:tcW w:w="1890"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305" w:author="阿栋" w:date="2026-09-16T16:59:18Z">
              <w:tcPr>
                <w:tcW w:w="0" w:type="auto"/>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558CEB5A">
            <w:pPr>
              <w:keepNext w:val="0"/>
              <w:keepLines w:val="0"/>
              <w:widowControl/>
              <w:suppressLineNumbers w:val="0"/>
              <w:jc w:val="both"/>
              <w:textAlignment w:val="center"/>
              <w:rPr>
                <w:ins w:id="307" w:author="阿栋" w:date="2026-09-16T16:58:15Z"/>
                <w:rFonts w:hint="eastAsia" w:ascii="宋体" w:hAnsi="宋体" w:eastAsia="宋体" w:cs="宋体"/>
                <w:i w:val="0"/>
                <w:iCs w:val="0"/>
                <w:color w:val="000000"/>
                <w:sz w:val="22"/>
                <w:szCs w:val="22"/>
                <w:u w:val="none"/>
              </w:rPr>
              <w:pPrChange w:id="306" w:author="阿栋" w:date="2026-09-16T16:59:18Z">
                <w:pPr>
                  <w:keepNext w:val="0"/>
                  <w:keepLines w:val="0"/>
                  <w:widowControl/>
                  <w:suppressLineNumbers w:val="0"/>
                  <w:jc w:val="center"/>
                  <w:textAlignment w:val="center"/>
                </w:pPr>
              </w:pPrChange>
            </w:pPr>
            <w:ins w:id="30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工作底稿模板维护</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0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ACA2190">
            <w:pPr>
              <w:keepNext w:val="0"/>
              <w:keepLines w:val="0"/>
              <w:widowControl/>
              <w:suppressLineNumbers w:val="0"/>
              <w:jc w:val="both"/>
              <w:textAlignment w:val="center"/>
              <w:rPr>
                <w:ins w:id="311" w:author="阿栋" w:date="2026-09-16T16:58:15Z"/>
                <w:rFonts w:hint="eastAsia" w:ascii="宋体" w:hAnsi="宋体" w:eastAsia="宋体" w:cs="宋体"/>
                <w:i w:val="0"/>
                <w:iCs w:val="0"/>
                <w:color w:val="000000"/>
                <w:sz w:val="22"/>
                <w:szCs w:val="22"/>
                <w:u w:val="none"/>
              </w:rPr>
              <w:pPrChange w:id="310" w:author="阿栋" w:date="2026-09-16T16:59:18Z">
                <w:pPr>
                  <w:keepNext w:val="0"/>
                  <w:keepLines w:val="0"/>
                  <w:widowControl/>
                  <w:suppressLineNumbers w:val="0"/>
                  <w:jc w:val="left"/>
                  <w:textAlignment w:val="center"/>
                </w:pPr>
              </w:pPrChange>
            </w:pPr>
            <w:ins w:id="31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里程碑维护</w:t>
              </w:r>
            </w:ins>
          </w:p>
        </w:tc>
      </w:tr>
      <w:tr w14:paraId="5E255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14"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13" w:author="阿栋" w:date="2026-09-16T16:58:15Z"/>
          <w:trPrChange w:id="314"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15"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7A005B69">
            <w:pPr>
              <w:jc w:val="both"/>
              <w:rPr>
                <w:ins w:id="317" w:author="阿栋" w:date="2026-09-16T16:58:15Z"/>
                <w:rFonts w:hint="eastAsia" w:ascii="宋体" w:hAnsi="宋体" w:eastAsia="宋体" w:cs="宋体"/>
                <w:i w:val="0"/>
                <w:iCs w:val="0"/>
                <w:color w:val="000000"/>
                <w:sz w:val="22"/>
                <w:szCs w:val="22"/>
                <w:u w:val="none"/>
              </w:rPr>
              <w:pPrChange w:id="316"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18"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6501F94B">
            <w:pPr>
              <w:jc w:val="both"/>
              <w:rPr>
                <w:ins w:id="320" w:author="阿栋" w:date="2026-09-16T16:58:15Z"/>
                <w:rFonts w:hint="eastAsia" w:ascii="宋体" w:hAnsi="宋体" w:eastAsia="宋体" w:cs="宋体"/>
                <w:i w:val="0"/>
                <w:iCs w:val="0"/>
                <w:color w:val="000000"/>
                <w:sz w:val="22"/>
                <w:szCs w:val="22"/>
                <w:u w:val="none"/>
              </w:rPr>
              <w:pPrChange w:id="319"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2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6C0FCCB">
            <w:pPr>
              <w:keepNext w:val="0"/>
              <w:keepLines w:val="0"/>
              <w:widowControl/>
              <w:suppressLineNumbers w:val="0"/>
              <w:jc w:val="both"/>
              <w:textAlignment w:val="center"/>
              <w:rPr>
                <w:ins w:id="323" w:author="阿栋" w:date="2026-09-16T16:58:15Z"/>
                <w:rFonts w:hint="eastAsia" w:ascii="宋体" w:hAnsi="宋体" w:eastAsia="宋体" w:cs="宋体"/>
                <w:i w:val="0"/>
                <w:iCs w:val="0"/>
                <w:color w:val="000000"/>
                <w:sz w:val="22"/>
                <w:szCs w:val="22"/>
                <w:u w:val="none"/>
              </w:rPr>
              <w:pPrChange w:id="322" w:author="阿栋" w:date="2026-09-16T16:59:18Z">
                <w:pPr>
                  <w:keepNext w:val="0"/>
                  <w:keepLines w:val="0"/>
                  <w:widowControl/>
                  <w:suppressLineNumbers w:val="0"/>
                  <w:jc w:val="left"/>
                  <w:textAlignment w:val="center"/>
                </w:pPr>
              </w:pPrChange>
            </w:pPr>
            <w:ins w:id="32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项目角色维护</w:t>
              </w:r>
            </w:ins>
          </w:p>
        </w:tc>
      </w:tr>
      <w:tr w14:paraId="052DF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26"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25" w:author="阿栋" w:date="2026-09-16T16:58:15Z"/>
          <w:trPrChange w:id="326"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27"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169DD573">
            <w:pPr>
              <w:jc w:val="both"/>
              <w:rPr>
                <w:ins w:id="329" w:author="阿栋" w:date="2026-09-16T16:58:15Z"/>
                <w:rFonts w:hint="eastAsia" w:ascii="宋体" w:hAnsi="宋体" w:eastAsia="宋体" w:cs="宋体"/>
                <w:i w:val="0"/>
                <w:iCs w:val="0"/>
                <w:color w:val="000000"/>
                <w:sz w:val="22"/>
                <w:szCs w:val="22"/>
                <w:u w:val="none"/>
              </w:rPr>
              <w:pPrChange w:id="328"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30"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4A52D767">
            <w:pPr>
              <w:jc w:val="both"/>
              <w:rPr>
                <w:ins w:id="332" w:author="阿栋" w:date="2026-09-16T16:58:15Z"/>
                <w:rFonts w:hint="eastAsia" w:ascii="宋体" w:hAnsi="宋体" w:eastAsia="宋体" w:cs="宋体"/>
                <w:i w:val="0"/>
                <w:iCs w:val="0"/>
                <w:color w:val="000000"/>
                <w:sz w:val="22"/>
                <w:szCs w:val="22"/>
                <w:u w:val="none"/>
              </w:rPr>
              <w:pPrChange w:id="331"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3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4AF276B">
            <w:pPr>
              <w:keepNext w:val="0"/>
              <w:keepLines w:val="0"/>
              <w:widowControl/>
              <w:suppressLineNumbers w:val="0"/>
              <w:jc w:val="both"/>
              <w:textAlignment w:val="center"/>
              <w:rPr>
                <w:ins w:id="335" w:author="阿栋" w:date="2026-09-16T16:58:15Z"/>
                <w:rFonts w:hint="eastAsia" w:ascii="宋体" w:hAnsi="宋体" w:eastAsia="宋体" w:cs="宋体"/>
                <w:i w:val="0"/>
                <w:iCs w:val="0"/>
                <w:color w:val="000000"/>
                <w:sz w:val="22"/>
                <w:szCs w:val="22"/>
                <w:u w:val="none"/>
              </w:rPr>
              <w:pPrChange w:id="334" w:author="阿栋" w:date="2026-09-16T16:59:18Z">
                <w:pPr>
                  <w:keepNext w:val="0"/>
                  <w:keepLines w:val="0"/>
                  <w:widowControl/>
                  <w:suppressLineNumbers w:val="0"/>
                  <w:jc w:val="left"/>
                  <w:textAlignment w:val="center"/>
                </w:pPr>
              </w:pPrChange>
            </w:pPr>
            <w:ins w:id="33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审批环节维护</w:t>
              </w:r>
            </w:ins>
          </w:p>
        </w:tc>
      </w:tr>
      <w:tr w14:paraId="1DD1F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338"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37" w:author="阿栋" w:date="2026-09-16T16:58:15Z"/>
          <w:trPrChange w:id="338"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39"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B841730">
            <w:pPr>
              <w:jc w:val="both"/>
              <w:rPr>
                <w:ins w:id="341" w:author="阿栋" w:date="2026-09-16T16:58:15Z"/>
                <w:rFonts w:hint="eastAsia" w:ascii="宋体" w:hAnsi="宋体" w:eastAsia="宋体" w:cs="宋体"/>
                <w:i w:val="0"/>
                <w:iCs w:val="0"/>
                <w:color w:val="000000"/>
                <w:sz w:val="22"/>
                <w:szCs w:val="22"/>
                <w:u w:val="none"/>
              </w:rPr>
              <w:pPrChange w:id="340"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42"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AFFFA3E">
            <w:pPr>
              <w:jc w:val="both"/>
              <w:rPr>
                <w:ins w:id="344" w:author="阿栋" w:date="2026-09-16T16:58:15Z"/>
                <w:rFonts w:hint="eastAsia" w:ascii="宋体" w:hAnsi="宋体" w:eastAsia="宋体" w:cs="宋体"/>
                <w:i w:val="0"/>
                <w:iCs w:val="0"/>
                <w:color w:val="000000"/>
                <w:sz w:val="22"/>
                <w:szCs w:val="22"/>
                <w:u w:val="none"/>
              </w:rPr>
              <w:pPrChange w:id="343"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4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5215307">
            <w:pPr>
              <w:keepNext w:val="0"/>
              <w:keepLines w:val="0"/>
              <w:widowControl/>
              <w:suppressLineNumbers w:val="0"/>
              <w:jc w:val="both"/>
              <w:textAlignment w:val="center"/>
              <w:rPr>
                <w:ins w:id="347" w:author="阿栋" w:date="2026-09-16T16:58:15Z"/>
                <w:rFonts w:hint="eastAsia" w:ascii="宋体" w:hAnsi="宋体" w:eastAsia="宋体" w:cs="宋体"/>
                <w:i w:val="0"/>
                <w:iCs w:val="0"/>
                <w:color w:val="000000"/>
                <w:sz w:val="22"/>
                <w:szCs w:val="22"/>
                <w:u w:val="none"/>
              </w:rPr>
              <w:pPrChange w:id="346" w:author="阿栋" w:date="2026-09-16T16:59:18Z">
                <w:pPr>
                  <w:keepNext w:val="0"/>
                  <w:keepLines w:val="0"/>
                  <w:widowControl/>
                  <w:suppressLineNumbers w:val="0"/>
                  <w:jc w:val="left"/>
                  <w:textAlignment w:val="center"/>
                </w:pPr>
              </w:pPrChange>
            </w:pPr>
            <w:ins w:id="34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底稿阶段维护</w:t>
              </w:r>
            </w:ins>
          </w:p>
        </w:tc>
      </w:tr>
      <w:tr w14:paraId="66EC8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350"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49" w:author="阿栋" w:date="2026-09-16T16:58:15Z"/>
          <w:trPrChange w:id="350"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51"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33AC764E">
            <w:pPr>
              <w:jc w:val="both"/>
              <w:rPr>
                <w:ins w:id="353" w:author="阿栋" w:date="2026-09-16T16:58:15Z"/>
                <w:rFonts w:hint="eastAsia" w:ascii="宋体" w:hAnsi="宋体" w:eastAsia="宋体" w:cs="宋体"/>
                <w:i w:val="0"/>
                <w:iCs w:val="0"/>
                <w:color w:val="000000"/>
                <w:sz w:val="22"/>
                <w:szCs w:val="22"/>
                <w:u w:val="none"/>
              </w:rPr>
              <w:pPrChange w:id="352" w:author="阿栋" w:date="2026-09-16T16:59:18Z">
                <w:pPr>
                  <w:jc w:val="center"/>
                </w:pPr>
              </w:pPrChange>
            </w:pPr>
          </w:p>
        </w:tc>
        <w:tc>
          <w:tcPr>
            <w:tcW w:w="1890"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54" w:author="阿栋" w:date="2026-09-16T16:59:18Z">
              <w:tcPr>
                <w:tcW w:w="0" w:type="auto"/>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70D37433">
            <w:pPr>
              <w:jc w:val="both"/>
              <w:rPr>
                <w:ins w:id="356" w:author="阿栋" w:date="2026-09-16T16:58:15Z"/>
                <w:rFonts w:hint="eastAsia" w:ascii="宋体" w:hAnsi="宋体" w:eastAsia="宋体" w:cs="宋体"/>
                <w:i w:val="0"/>
                <w:iCs w:val="0"/>
                <w:color w:val="000000"/>
                <w:sz w:val="22"/>
                <w:szCs w:val="22"/>
                <w:u w:val="none"/>
              </w:rPr>
              <w:pPrChange w:id="355"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5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E56C5F9">
            <w:pPr>
              <w:keepNext w:val="0"/>
              <w:keepLines w:val="0"/>
              <w:widowControl/>
              <w:suppressLineNumbers w:val="0"/>
              <w:jc w:val="both"/>
              <w:textAlignment w:val="center"/>
              <w:rPr>
                <w:ins w:id="359" w:author="阿栋" w:date="2026-09-16T16:58:15Z"/>
                <w:rFonts w:hint="eastAsia" w:ascii="宋体" w:hAnsi="宋体" w:eastAsia="宋体" w:cs="宋体"/>
                <w:i w:val="0"/>
                <w:iCs w:val="0"/>
                <w:color w:val="000000"/>
                <w:sz w:val="22"/>
                <w:szCs w:val="22"/>
                <w:u w:val="none"/>
              </w:rPr>
              <w:pPrChange w:id="358" w:author="阿栋" w:date="2026-09-16T16:59:18Z">
                <w:pPr>
                  <w:keepNext w:val="0"/>
                  <w:keepLines w:val="0"/>
                  <w:widowControl/>
                  <w:suppressLineNumbers w:val="0"/>
                  <w:jc w:val="left"/>
                  <w:textAlignment w:val="center"/>
                </w:pPr>
              </w:pPrChange>
            </w:pPr>
            <w:ins w:id="360"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项目类型维护</w:t>
              </w:r>
            </w:ins>
          </w:p>
        </w:tc>
      </w:tr>
      <w:tr w14:paraId="3FB2E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362"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61" w:author="阿栋" w:date="2026-09-16T16:58:15Z"/>
          <w:trPrChange w:id="362"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63"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3E518EE">
            <w:pPr>
              <w:jc w:val="both"/>
              <w:rPr>
                <w:ins w:id="365" w:author="阿栋" w:date="2026-09-16T16:58:15Z"/>
                <w:rFonts w:hint="eastAsia" w:ascii="宋体" w:hAnsi="宋体" w:eastAsia="宋体" w:cs="宋体"/>
                <w:i w:val="0"/>
                <w:iCs w:val="0"/>
                <w:color w:val="000000"/>
                <w:sz w:val="22"/>
                <w:szCs w:val="22"/>
                <w:u w:val="none"/>
              </w:rPr>
              <w:pPrChange w:id="364" w:author="阿栋" w:date="2026-09-16T16:59:18Z">
                <w:pPr>
                  <w:jc w:val="center"/>
                </w:pPr>
              </w:pPrChange>
            </w:pPr>
          </w:p>
        </w:tc>
        <w:tc>
          <w:tcPr>
            <w:tcW w:w="1890" w:type="pct"/>
            <w:vMerge w:val="restart"/>
            <w:tcBorders>
              <w:top w:val="single" w:color="000000" w:sz="4" w:space="0"/>
              <w:left w:val="single" w:color="000000" w:sz="4" w:space="0"/>
              <w:bottom w:val="nil"/>
              <w:right w:val="single" w:color="000000" w:sz="4" w:space="0"/>
            </w:tcBorders>
            <w:shd w:val="clear"/>
            <w:noWrap/>
            <w:vAlign w:val="center"/>
            <w:tcPrChange w:id="366" w:author="阿栋" w:date="2026-09-16T16:59:18Z">
              <w:tcPr>
                <w:tcW w:w="0" w:type="auto"/>
                <w:vMerge w:val="restart"/>
                <w:tcBorders>
                  <w:top w:val="single" w:color="000000" w:sz="4" w:space="0"/>
                  <w:left w:val="single" w:color="000000" w:sz="4" w:space="0"/>
                  <w:bottom w:val="nil"/>
                  <w:right w:val="single" w:color="000000" w:sz="4" w:space="0"/>
                </w:tcBorders>
                <w:noWrap/>
                <w:vAlign w:val="center"/>
              </w:tcPr>
            </w:tcPrChange>
          </w:tcPr>
          <w:p w14:paraId="3D81948A">
            <w:pPr>
              <w:keepNext w:val="0"/>
              <w:keepLines w:val="0"/>
              <w:widowControl/>
              <w:suppressLineNumbers w:val="0"/>
              <w:jc w:val="both"/>
              <w:textAlignment w:val="center"/>
              <w:rPr>
                <w:ins w:id="368" w:author="阿栋" w:date="2026-09-16T16:58:15Z"/>
                <w:rFonts w:hint="eastAsia" w:ascii="宋体" w:hAnsi="宋体" w:eastAsia="宋体" w:cs="宋体"/>
                <w:i w:val="0"/>
                <w:iCs w:val="0"/>
                <w:color w:val="000000"/>
                <w:sz w:val="22"/>
                <w:szCs w:val="22"/>
                <w:u w:val="none"/>
              </w:rPr>
              <w:pPrChange w:id="367" w:author="阿栋" w:date="2026-09-16T16:59:18Z">
                <w:pPr>
                  <w:keepNext w:val="0"/>
                  <w:keepLines w:val="0"/>
                  <w:widowControl/>
                  <w:suppressLineNumbers w:val="0"/>
                  <w:jc w:val="center"/>
                  <w:textAlignment w:val="center"/>
                </w:pPr>
              </w:pPrChange>
            </w:pPr>
            <w:ins w:id="369"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工作底稿权限维护</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70"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9A1F908">
            <w:pPr>
              <w:keepNext w:val="0"/>
              <w:keepLines w:val="0"/>
              <w:widowControl/>
              <w:suppressLineNumbers w:val="0"/>
              <w:jc w:val="both"/>
              <w:textAlignment w:val="center"/>
              <w:rPr>
                <w:ins w:id="372" w:author="阿栋" w:date="2026-09-16T16:58:15Z"/>
                <w:rFonts w:hint="eastAsia" w:ascii="宋体" w:hAnsi="宋体" w:eastAsia="宋体" w:cs="宋体"/>
                <w:i w:val="0"/>
                <w:iCs w:val="0"/>
                <w:color w:val="000000"/>
                <w:sz w:val="22"/>
                <w:szCs w:val="22"/>
                <w:u w:val="none"/>
              </w:rPr>
              <w:pPrChange w:id="371" w:author="阿栋" w:date="2026-09-16T16:59:18Z">
                <w:pPr>
                  <w:keepNext w:val="0"/>
                  <w:keepLines w:val="0"/>
                  <w:widowControl/>
                  <w:suppressLineNumbers w:val="0"/>
                  <w:jc w:val="left"/>
                  <w:textAlignment w:val="center"/>
                </w:pPr>
              </w:pPrChange>
            </w:pPr>
            <w:ins w:id="373"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监管账号项目授权</w:t>
              </w:r>
            </w:ins>
          </w:p>
        </w:tc>
      </w:tr>
      <w:tr w14:paraId="41BEB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75"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74" w:author="阿栋" w:date="2026-09-16T16:58:15Z"/>
          <w:trPrChange w:id="375"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76"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27DEC389">
            <w:pPr>
              <w:jc w:val="both"/>
              <w:rPr>
                <w:ins w:id="378" w:author="阿栋" w:date="2026-09-16T16:58:15Z"/>
                <w:rFonts w:hint="eastAsia" w:ascii="宋体" w:hAnsi="宋体" w:eastAsia="宋体" w:cs="宋体"/>
                <w:i w:val="0"/>
                <w:iCs w:val="0"/>
                <w:color w:val="000000"/>
                <w:sz w:val="22"/>
                <w:szCs w:val="22"/>
                <w:u w:val="none"/>
              </w:rPr>
              <w:pPrChange w:id="377" w:author="阿栋" w:date="2026-09-16T16:59:18Z">
                <w:pPr>
                  <w:jc w:val="center"/>
                </w:pPr>
              </w:pPrChange>
            </w:pPr>
          </w:p>
        </w:tc>
        <w:tc>
          <w:tcPr>
            <w:tcW w:w="1890" w:type="pct"/>
            <w:vMerge w:val="continue"/>
            <w:tcBorders>
              <w:top w:val="single" w:color="000000" w:sz="4" w:space="0"/>
              <w:left w:val="single" w:color="000000" w:sz="4" w:space="0"/>
              <w:bottom w:val="nil"/>
              <w:right w:val="single" w:color="000000" w:sz="4" w:space="0"/>
            </w:tcBorders>
            <w:shd w:val="clear"/>
            <w:noWrap/>
            <w:vAlign w:val="center"/>
            <w:tcPrChange w:id="379" w:author="阿栋" w:date="2026-09-16T16:59:18Z">
              <w:tcPr>
                <w:tcW w:w="0" w:type="auto"/>
                <w:vMerge w:val="continue"/>
                <w:tcBorders>
                  <w:top w:val="single" w:color="000000" w:sz="4" w:space="0"/>
                  <w:left w:val="single" w:color="000000" w:sz="4" w:space="0"/>
                  <w:bottom w:val="nil"/>
                  <w:right w:val="single" w:color="000000" w:sz="4" w:space="0"/>
                </w:tcBorders>
                <w:noWrap/>
                <w:vAlign w:val="center"/>
              </w:tcPr>
            </w:tcPrChange>
          </w:tcPr>
          <w:p w14:paraId="79477DF3">
            <w:pPr>
              <w:jc w:val="both"/>
              <w:rPr>
                <w:ins w:id="381" w:author="阿栋" w:date="2026-09-16T16:58:15Z"/>
                <w:rFonts w:hint="eastAsia" w:ascii="宋体" w:hAnsi="宋体" w:eastAsia="宋体" w:cs="宋体"/>
                <w:i w:val="0"/>
                <w:iCs w:val="0"/>
                <w:color w:val="000000"/>
                <w:sz w:val="22"/>
                <w:szCs w:val="22"/>
                <w:u w:val="none"/>
              </w:rPr>
              <w:pPrChange w:id="380"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82"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999CB4D">
            <w:pPr>
              <w:keepNext w:val="0"/>
              <w:keepLines w:val="0"/>
              <w:widowControl/>
              <w:suppressLineNumbers w:val="0"/>
              <w:jc w:val="both"/>
              <w:textAlignment w:val="center"/>
              <w:rPr>
                <w:ins w:id="384" w:author="阿栋" w:date="2026-09-16T16:58:15Z"/>
                <w:rFonts w:hint="eastAsia" w:ascii="宋体" w:hAnsi="宋体" w:eastAsia="宋体" w:cs="宋体"/>
                <w:i w:val="0"/>
                <w:iCs w:val="0"/>
                <w:color w:val="000000"/>
                <w:sz w:val="22"/>
                <w:szCs w:val="22"/>
                <w:u w:val="none"/>
              </w:rPr>
              <w:pPrChange w:id="383" w:author="阿栋" w:date="2026-09-16T16:59:18Z">
                <w:pPr>
                  <w:keepNext w:val="0"/>
                  <w:keepLines w:val="0"/>
                  <w:widowControl/>
                  <w:suppressLineNumbers w:val="0"/>
                  <w:jc w:val="left"/>
                  <w:textAlignment w:val="center"/>
                </w:pPr>
              </w:pPrChange>
            </w:pPr>
            <w:ins w:id="385"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授权查阅底稿任务管理</w:t>
              </w:r>
            </w:ins>
          </w:p>
        </w:tc>
      </w:tr>
      <w:tr w14:paraId="68300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87"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86" w:author="阿栋" w:date="2026-09-16T16:58:15Z"/>
          <w:trPrChange w:id="387"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388"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40596B5">
            <w:pPr>
              <w:jc w:val="both"/>
              <w:rPr>
                <w:ins w:id="390" w:author="阿栋" w:date="2026-09-16T16:58:15Z"/>
                <w:rFonts w:hint="eastAsia" w:ascii="宋体" w:hAnsi="宋体" w:eastAsia="宋体" w:cs="宋体"/>
                <w:i w:val="0"/>
                <w:iCs w:val="0"/>
                <w:color w:val="000000"/>
                <w:sz w:val="22"/>
                <w:szCs w:val="22"/>
                <w:u w:val="none"/>
              </w:rPr>
              <w:pPrChange w:id="389" w:author="阿栋" w:date="2026-09-16T16:59:18Z">
                <w:pPr>
                  <w:jc w:val="center"/>
                </w:pPr>
              </w:pPrChange>
            </w:pPr>
          </w:p>
        </w:tc>
        <w:tc>
          <w:tcPr>
            <w:tcW w:w="1890" w:type="pct"/>
            <w:vMerge w:val="continue"/>
            <w:tcBorders>
              <w:top w:val="single" w:color="000000" w:sz="4" w:space="0"/>
              <w:left w:val="single" w:color="000000" w:sz="4" w:space="0"/>
              <w:bottom w:val="nil"/>
              <w:right w:val="single" w:color="000000" w:sz="4" w:space="0"/>
            </w:tcBorders>
            <w:shd w:val="clear"/>
            <w:noWrap/>
            <w:vAlign w:val="center"/>
            <w:tcPrChange w:id="391" w:author="阿栋" w:date="2026-09-16T16:59:18Z">
              <w:tcPr>
                <w:tcW w:w="0" w:type="auto"/>
                <w:vMerge w:val="continue"/>
                <w:tcBorders>
                  <w:top w:val="single" w:color="000000" w:sz="4" w:space="0"/>
                  <w:left w:val="single" w:color="000000" w:sz="4" w:space="0"/>
                  <w:bottom w:val="nil"/>
                  <w:right w:val="single" w:color="000000" w:sz="4" w:space="0"/>
                </w:tcBorders>
                <w:noWrap/>
                <w:vAlign w:val="center"/>
              </w:tcPr>
            </w:tcPrChange>
          </w:tcPr>
          <w:p w14:paraId="3D7F8812">
            <w:pPr>
              <w:jc w:val="both"/>
              <w:rPr>
                <w:ins w:id="393" w:author="阿栋" w:date="2026-09-16T16:58:15Z"/>
                <w:rFonts w:hint="eastAsia" w:ascii="宋体" w:hAnsi="宋体" w:eastAsia="宋体" w:cs="宋体"/>
                <w:i w:val="0"/>
                <w:iCs w:val="0"/>
                <w:color w:val="000000"/>
                <w:sz w:val="22"/>
                <w:szCs w:val="22"/>
                <w:u w:val="none"/>
              </w:rPr>
              <w:pPrChange w:id="392"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394"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C47ED86">
            <w:pPr>
              <w:keepNext w:val="0"/>
              <w:keepLines w:val="0"/>
              <w:widowControl/>
              <w:suppressLineNumbers w:val="0"/>
              <w:jc w:val="both"/>
              <w:textAlignment w:val="center"/>
              <w:rPr>
                <w:ins w:id="396" w:author="阿栋" w:date="2026-09-16T16:58:15Z"/>
                <w:rFonts w:hint="eastAsia" w:ascii="宋体" w:hAnsi="宋体" w:eastAsia="宋体" w:cs="宋体"/>
                <w:i w:val="0"/>
                <w:iCs w:val="0"/>
                <w:color w:val="000000"/>
                <w:sz w:val="22"/>
                <w:szCs w:val="22"/>
                <w:u w:val="none"/>
              </w:rPr>
              <w:pPrChange w:id="395" w:author="阿栋" w:date="2026-09-16T16:59:18Z">
                <w:pPr>
                  <w:keepNext w:val="0"/>
                  <w:keepLines w:val="0"/>
                  <w:widowControl/>
                  <w:suppressLineNumbers w:val="0"/>
                  <w:jc w:val="left"/>
                  <w:textAlignment w:val="center"/>
                </w:pPr>
              </w:pPrChange>
            </w:pPr>
            <w:ins w:id="397"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授权借阅底稿任务管理</w:t>
              </w:r>
            </w:ins>
          </w:p>
        </w:tc>
      </w:tr>
      <w:tr w14:paraId="6E405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99"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398" w:author="阿栋" w:date="2026-09-16T16:58:15Z"/>
          <w:trPrChange w:id="399"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00"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1EECBD59">
            <w:pPr>
              <w:jc w:val="both"/>
              <w:rPr>
                <w:ins w:id="402" w:author="阿栋" w:date="2026-09-16T16:58:15Z"/>
                <w:rFonts w:hint="eastAsia" w:ascii="宋体" w:hAnsi="宋体" w:eastAsia="宋体" w:cs="宋体"/>
                <w:i w:val="0"/>
                <w:iCs w:val="0"/>
                <w:color w:val="000000"/>
                <w:sz w:val="22"/>
                <w:szCs w:val="22"/>
                <w:u w:val="none"/>
              </w:rPr>
              <w:pPrChange w:id="401" w:author="阿栋" w:date="2026-09-16T16:59:18Z">
                <w:pPr>
                  <w:jc w:val="center"/>
                </w:pPr>
              </w:pPrChange>
            </w:pPr>
          </w:p>
        </w:tc>
        <w:tc>
          <w:tcPr>
            <w:tcW w:w="1890" w:type="pct"/>
            <w:vMerge w:val="continue"/>
            <w:tcBorders>
              <w:top w:val="single" w:color="000000" w:sz="4" w:space="0"/>
              <w:left w:val="single" w:color="000000" w:sz="4" w:space="0"/>
              <w:bottom w:val="nil"/>
              <w:right w:val="single" w:color="000000" w:sz="4" w:space="0"/>
            </w:tcBorders>
            <w:shd w:val="clear"/>
            <w:noWrap/>
            <w:vAlign w:val="center"/>
            <w:tcPrChange w:id="403" w:author="阿栋" w:date="2026-09-16T16:59:18Z">
              <w:tcPr>
                <w:tcW w:w="0" w:type="auto"/>
                <w:vMerge w:val="continue"/>
                <w:tcBorders>
                  <w:top w:val="single" w:color="000000" w:sz="4" w:space="0"/>
                  <w:left w:val="single" w:color="000000" w:sz="4" w:space="0"/>
                  <w:bottom w:val="nil"/>
                  <w:right w:val="single" w:color="000000" w:sz="4" w:space="0"/>
                </w:tcBorders>
                <w:noWrap/>
                <w:vAlign w:val="center"/>
              </w:tcPr>
            </w:tcPrChange>
          </w:tcPr>
          <w:p w14:paraId="35D8866C">
            <w:pPr>
              <w:jc w:val="both"/>
              <w:rPr>
                <w:ins w:id="405" w:author="阿栋" w:date="2026-09-16T16:58:15Z"/>
                <w:rFonts w:hint="eastAsia" w:ascii="宋体" w:hAnsi="宋体" w:eastAsia="宋体" w:cs="宋体"/>
                <w:i w:val="0"/>
                <w:iCs w:val="0"/>
                <w:color w:val="000000"/>
                <w:sz w:val="22"/>
                <w:szCs w:val="22"/>
                <w:u w:val="none"/>
              </w:rPr>
              <w:pPrChange w:id="404"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06"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6C1811E">
            <w:pPr>
              <w:keepNext w:val="0"/>
              <w:keepLines w:val="0"/>
              <w:widowControl/>
              <w:suppressLineNumbers w:val="0"/>
              <w:jc w:val="both"/>
              <w:textAlignment w:val="center"/>
              <w:rPr>
                <w:ins w:id="408" w:author="阿栋" w:date="2026-09-16T16:58:15Z"/>
                <w:rFonts w:hint="eastAsia" w:ascii="宋体" w:hAnsi="宋体" w:eastAsia="宋体" w:cs="宋体"/>
                <w:i w:val="0"/>
                <w:iCs w:val="0"/>
                <w:color w:val="000000"/>
                <w:sz w:val="22"/>
                <w:szCs w:val="22"/>
                <w:u w:val="none"/>
              </w:rPr>
              <w:pPrChange w:id="407" w:author="阿栋" w:date="2026-09-16T16:59:18Z">
                <w:pPr>
                  <w:keepNext w:val="0"/>
                  <w:keepLines w:val="0"/>
                  <w:widowControl/>
                  <w:suppressLineNumbers w:val="0"/>
                  <w:jc w:val="left"/>
                  <w:textAlignment w:val="center"/>
                </w:pPr>
              </w:pPrChange>
            </w:pPr>
            <w:ins w:id="409"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分管底稿任务授权</w:t>
              </w:r>
            </w:ins>
          </w:p>
        </w:tc>
      </w:tr>
      <w:tr w14:paraId="43CAC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11"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10" w:author="阿栋" w:date="2026-09-16T16:58:15Z"/>
          <w:trPrChange w:id="411"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12"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CF0D866">
            <w:pPr>
              <w:jc w:val="both"/>
              <w:rPr>
                <w:ins w:id="414" w:author="阿栋" w:date="2026-09-16T16:58:15Z"/>
                <w:rFonts w:hint="eastAsia" w:ascii="宋体" w:hAnsi="宋体" w:eastAsia="宋体" w:cs="宋体"/>
                <w:i w:val="0"/>
                <w:iCs w:val="0"/>
                <w:color w:val="000000"/>
                <w:sz w:val="22"/>
                <w:szCs w:val="22"/>
                <w:u w:val="none"/>
              </w:rPr>
              <w:pPrChange w:id="413" w:author="阿栋" w:date="2026-09-16T16:59:18Z">
                <w:pPr>
                  <w:jc w:val="center"/>
                </w:pPr>
              </w:pPrChange>
            </w:pPr>
          </w:p>
        </w:tc>
        <w:tc>
          <w:tcPr>
            <w:tcW w:w="1890" w:type="pct"/>
            <w:vMerge w:val="continue"/>
            <w:tcBorders>
              <w:top w:val="single" w:color="000000" w:sz="4" w:space="0"/>
              <w:left w:val="single" w:color="000000" w:sz="4" w:space="0"/>
              <w:bottom w:val="nil"/>
              <w:right w:val="single" w:color="000000" w:sz="4" w:space="0"/>
            </w:tcBorders>
            <w:shd w:val="clear"/>
            <w:noWrap/>
            <w:vAlign w:val="center"/>
            <w:tcPrChange w:id="415" w:author="阿栋" w:date="2026-09-16T16:59:18Z">
              <w:tcPr>
                <w:tcW w:w="0" w:type="auto"/>
                <w:vMerge w:val="continue"/>
                <w:tcBorders>
                  <w:top w:val="single" w:color="000000" w:sz="4" w:space="0"/>
                  <w:left w:val="single" w:color="000000" w:sz="4" w:space="0"/>
                  <w:bottom w:val="nil"/>
                  <w:right w:val="single" w:color="000000" w:sz="4" w:space="0"/>
                </w:tcBorders>
                <w:noWrap/>
                <w:vAlign w:val="center"/>
              </w:tcPr>
            </w:tcPrChange>
          </w:tcPr>
          <w:p w14:paraId="1BB3BAB1">
            <w:pPr>
              <w:jc w:val="both"/>
              <w:rPr>
                <w:ins w:id="417" w:author="阿栋" w:date="2026-09-16T16:58:15Z"/>
                <w:rFonts w:hint="eastAsia" w:ascii="宋体" w:hAnsi="宋体" w:eastAsia="宋体" w:cs="宋体"/>
                <w:i w:val="0"/>
                <w:iCs w:val="0"/>
                <w:color w:val="000000"/>
                <w:sz w:val="22"/>
                <w:szCs w:val="22"/>
                <w:u w:val="none"/>
              </w:rPr>
              <w:pPrChange w:id="416" w:author="阿栋" w:date="2026-09-16T16:59:18Z">
                <w:pPr>
                  <w:jc w:val="center"/>
                </w:pPr>
              </w:pPrChange>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18"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5A73A44">
            <w:pPr>
              <w:keepNext w:val="0"/>
              <w:keepLines w:val="0"/>
              <w:widowControl/>
              <w:suppressLineNumbers w:val="0"/>
              <w:jc w:val="both"/>
              <w:textAlignment w:val="center"/>
              <w:rPr>
                <w:ins w:id="420" w:author="阿栋" w:date="2026-09-16T16:58:15Z"/>
                <w:rFonts w:hint="eastAsia" w:ascii="宋体" w:hAnsi="宋体" w:eastAsia="宋体" w:cs="宋体"/>
                <w:i w:val="0"/>
                <w:iCs w:val="0"/>
                <w:color w:val="000000"/>
                <w:sz w:val="22"/>
                <w:szCs w:val="22"/>
                <w:u w:val="none"/>
              </w:rPr>
              <w:pPrChange w:id="419" w:author="阿栋" w:date="2026-09-16T16:59:18Z">
                <w:pPr>
                  <w:keepNext w:val="0"/>
                  <w:keepLines w:val="0"/>
                  <w:widowControl/>
                  <w:suppressLineNumbers w:val="0"/>
                  <w:jc w:val="left"/>
                  <w:textAlignment w:val="center"/>
                </w:pPr>
              </w:pPrChange>
            </w:pPr>
            <w:ins w:id="421"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底稿创建人权限管理</w:t>
              </w:r>
            </w:ins>
          </w:p>
        </w:tc>
      </w:tr>
      <w:tr w14:paraId="59447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423"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422" w:author="阿栋" w:date="2026-09-16T16:58:15Z"/>
          <w:trPrChange w:id="423"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24"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4D80F27C">
            <w:pPr>
              <w:jc w:val="both"/>
              <w:rPr>
                <w:ins w:id="426" w:author="阿栋" w:date="2026-09-16T16:58:15Z"/>
                <w:rFonts w:hint="eastAsia" w:ascii="宋体" w:hAnsi="宋体" w:eastAsia="宋体" w:cs="宋体"/>
                <w:i w:val="0"/>
                <w:iCs w:val="0"/>
                <w:color w:val="000000"/>
                <w:sz w:val="22"/>
                <w:szCs w:val="22"/>
                <w:u w:val="none"/>
              </w:rPr>
              <w:pPrChange w:id="425"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2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8DC295C">
            <w:pPr>
              <w:keepNext w:val="0"/>
              <w:keepLines w:val="0"/>
              <w:widowControl/>
              <w:suppressLineNumbers w:val="0"/>
              <w:jc w:val="both"/>
              <w:textAlignment w:val="center"/>
              <w:rPr>
                <w:ins w:id="429" w:author="阿栋" w:date="2026-09-16T16:58:15Z"/>
                <w:rFonts w:hint="eastAsia" w:ascii="宋体" w:hAnsi="宋体" w:eastAsia="宋体" w:cs="宋体"/>
                <w:i w:val="0"/>
                <w:iCs w:val="0"/>
                <w:color w:val="000000"/>
                <w:sz w:val="22"/>
                <w:szCs w:val="22"/>
                <w:u w:val="none"/>
              </w:rPr>
              <w:pPrChange w:id="428" w:author="阿栋" w:date="2026-09-16T16:59:18Z">
                <w:pPr>
                  <w:keepNext w:val="0"/>
                  <w:keepLines w:val="0"/>
                  <w:widowControl/>
                  <w:suppressLineNumbers w:val="0"/>
                  <w:jc w:val="left"/>
                  <w:textAlignment w:val="center"/>
                </w:pPr>
              </w:pPrChange>
            </w:pPr>
            <w:ins w:id="430"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底稿任务委托</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3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B4A92B4">
            <w:pPr>
              <w:jc w:val="both"/>
              <w:rPr>
                <w:ins w:id="433" w:author="阿栋" w:date="2026-09-16T16:58:15Z"/>
                <w:rFonts w:hint="eastAsia" w:ascii="宋体" w:hAnsi="宋体" w:eastAsia="宋体" w:cs="宋体"/>
                <w:i w:val="0"/>
                <w:iCs w:val="0"/>
                <w:color w:val="000000"/>
                <w:sz w:val="22"/>
                <w:szCs w:val="22"/>
                <w:u w:val="none"/>
              </w:rPr>
              <w:pPrChange w:id="432" w:author="阿栋" w:date="2026-09-16T16:59:18Z">
                <w:pPr/>
              </w:pPrChange>
            </w:pPr>
          </w:p>
        </w:tc>
      </w:tr>
      <w:tr w14:paraId="1E201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35"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34" w:author="阿栋" w:date="2026-09-16T16:58:15Z"/>
          <w:trPrChange w:id="435"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36"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382A9E0D">
            <w:pPr>
              <w:jc w:val="both"/>
              <w:rPr>
                <w:ins w:id="438" w:author="阿栋" w:date="2026-09-16T16:58:15Z"/>
                <w:rFonts w:hint="eastAsia" w:ascii="宋体" w:hAnsi="宋体" w:eastAsia="宋体" w:cs="宋体"/>
                <w:i w:val="0"/>
                <w:iCs w:val="0"/>
                <w:color w:val="000000"/>
                <w:sz w:val="22"/>
                <w:szCs w:val="22"/>
                <w:u w:val="none"/>
              </w:rPr>
              <w:pPrChange w:id="437"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39"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F9698A3">
            <w:pPr>
              <w:keepNext w:val="0"/>
              <w:keepLines w:val="0"/>
              <w:widowControl/>
              <w:suppressLineNumbers w:val="0"/>
              <w:jc w:val="both"/>
              <w:textAlignment w:val="center"/>
              <w:rPr>
                <w:ins w:id="441" w:author="阿栋" w:date="2026-09-16T16:58:15Z"/>
                <w:rFonts w:hint="eastAsia" w:ascii="宋体" w:hAnsi="宋体" w:eastAsia="宋体" w:cs="宋体"/>
                <w:i w:val="0"/>
                <w:iCs w:val="0"/>
                <w:color w:val="000000"/>
                <w:sz w:val="22"/>
                <w:szCs w:val="22"/>
                <w:u w:val="none"/>
              </w:rPr>
              <w:pPrChange w:id="440" w:author="阿栋" w:date="2026-09-16T16:59:18Z">
                <w:pPr>
                  <w:keepNext w:val="0"/>
                  <w:keepLines w:val="0"/>
                  <w:widowControl/>
                  <w:suppressLineNumbers w:val="0"/>
                  <w:jc w:val="left"/>
                  <w:textAlignment w:val="center"/>
                </w:pPr>
              </w:pPrChange>
            </w:pPr>
            <w:ins w:id="44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督导部人员维护（开源）</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4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6856C86">
            <w:pPr>
              <w:jc w:val="both"/>
              <w:rPr>
                <w:ins w:id="445" w:author="阿栋" w:date="2026-09-16T16:58:15Z"/>
                <w:rFonts w:hint="eastAsia" w:ascii="宋体" w:hAnsi="宋体" w:eastAsia="宋体" w:cs="宋体"/>
                <w:i w:val="0"/>
                <w:iCs w:val="0"/>
                <w:color w:val="000000"/>
                <w:sz w:val="22"/>
                <w:szCs w:val="22"/>
                <w:u w:val="none"/>
              </w:rPr>
              <w:pPrChange w:id="444" w:author="阿栋" w:date="2026-09-16T16:59:18Z">
                <w:pPr/>
              </w:pPrChange>
            </w:pPr>
          </w:p>
        </w:tc>
      </w:tr>
      <w:tr w14:paraId="20442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447"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46" w:author="阿栋" w:date="2026-09-16T16:58:15Z"/>
          <w:trPrChange w:id="447"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48"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4B8778CD">
            <w:pPr>
              <w:jc w:val="both"/>
              <w:rPr>
                <w:ins w:id="450" w:author="阿栋" w:date="2026-09-16T16:58:15Z"/>
                <w:rFonts w:hint="eastAsia" w:ascii="宋体" w:hAnsi="宋体" w:eastAsia="宋体" w:cs="宋体"/>
                <w:i w:val="0"/>
                <w:iCs w:val="0"/>
                <w:color w:val="000000"/>
                <w:sz w:val="22"/>
                <w:szCs w:val="22"/>
                <w:u w:val="none"/>
              </w:rPr>
              <w:pPrChange w:id="449"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51"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1F41AA7">
            <w:pPr>
              <w:keepNext w:val="0"/>
              <w:keepLines w:val="0"/>
              <w:widowControl/>
              <w:suppressLineNumbers w:val="0"/>
              <w:jc w:val="both"/>
              <w:textAlignment w:val="center"/>
              <w:rPr>
                <w:ins w:id="453" w:author="阿栋" w:date="2026-09-16T16:58:15Z"/>
                <w:rFonts w:hint="eastAsia" w:ascii="宋体" w:hAnsi="宋体" w:eastAsia="宋体" w:cs="宋体"/>
                <w:i w:val="0"/>
                <w:iCs w:val="0"/>
                <w:color w:val="000000"/>
                <w:sz w:val="22"/>
                <w:szCs w:val="22"/>
                <w:u w:val="none"/>
              </w:rPr>
              <w:pPrChange w:id="452" w:author="阿栋" w:date="2026-09-16T16:59:18Z">
                <w:pPr>
                  <w:keepNext w:val="0"/>
                  <w:keepLines w:val="0"/>
                  <w:widowControl/>
                  <w:suppressLineNumbers w:val="0"/>
                  <w:jc w:val="left"/>
                  <w:textAlignment w:val="center"/>
                </w:pPr>
              </w:pPrChange>
            </w:pPr>
            <w:ins w:id="45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底稿提醒模板管理（开源）</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55"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A7CB984">
            <w:pPr>
              <w:jc w:val="both"/>
              <w:rPr>
                <w:ins w:id="457" w:author="阿栋" w:date="2026-09-16T16:58:15Z"/>
                <w:rFonts w:hint="eastAsia" w:ascii="宋体" w:hAnsi="宋体" w:eastAsia="宋体" w:cs="宋体"/>
                <w:i w:val="0"/>
                <w:iCs w:val="0"/>
                <w:color w:val="000000"/>
                <w:sz w:val="22"/>
                <w:szCs w:val="22"/>
                <w:u w:val="none"/>
              </w:rPr>
              <w:pPrChange w:id="456" w:author="阿栋" w:date="2026-09-16T16:59:18Z">
                <w:pPr/>
              </w:pPrChange>
            </w:pPr>
          </w:p>
        </w:tc>
      </w:tr>
      <w:tr w14:paraId="27450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59" w:author="阿栋" w:date="2026-09-16T16:59:18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58" w:author="阿栋" w:date="2026-09-16T16:58:15Z"/>
          <w:trPrChange w:id="459" w:author="阿栋" w:date="2026-09-16T16:59:18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60" w:author="阿栋" w:date="2026-09-16T16:59:18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1C5D3712">
            <w:pPr>
              <w:jc w:val="both"/>
              <w:rPr>
                <w:ins w:id="462" w:author="阿栋" w:date="2026-09-16T16:58:15Z"/>
                <w:rFonts w:hint="eastAsia" w:ascii="宋体" w:hAnsi="宋体" w:eastAsia="宋体" w:cs="宋体"/>
                <w:i w:val="0"/>
                <w:iCs w:val="0"/>
                <w:color w:val="000000"/>
                <w:sz w:val="22"/>
                <w:szCs w:val="22"/>
                <w:u w:val="none"/>
              </w:rPr>
              <w:pPrChange w:id="461" w:author="阿栋" w:date="2026-09-16T16:59:18Z">
                <w:pPr>
                  <w:jc w:val="center"/>
                </w:pPr>
              </w:pPrChange>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63"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4B8C9E3">
            <w:pPr>
              <w:keepNext w:val="0"/>
              <w:keepLines w:val="0"/>
              <w:widowControl/>
              <w:suppressLineNumbers w:val="0"/>
              <w:jc w:val="both"/>
              <w:textAlignment w:val="center"/>
              <w:rPr>
                <w:ins w:id="465" w:author="阿栋" w:date="2026-09-16T16:58:15Z"/>
                <w:rFonts w:hint="eastAsia" w:ascii="宋体" w:hAnsi="宋体" w:eastAsia="宋体" w:cs="宋体"/>
                <w:i w:val="0"/>
                <w:iCs w:val="0"/>
                <w:color w:val="000000"/>
                <w:sz w:val="22"/>
                <w:szCs w:val="22"/>
                <w:u w:val="none"/>
              </w:rPr>
              <w:pPrChange w:id="464" w:author="阿栋" w:date="2026-09-16T16:59:18Z">
                <w:pPr>
                  <w:keepNext w:val="0"/>
                  <w:keepLines w:val="0"/>
                  <w:widowControl/>
                  <w:suppressLineNumbers w:val="0"/>
                  <w:jc w:val="left"/>
                  <w:textAlignment w:val="center"/>
                </w:pPr>
              </w:pPrChange>
            </w:pPr>
            <w:ins w:id="46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工作底稿模板查看（开源）</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67" w:author="阿栋" w:date="2026-09-16T16:59:18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2A27A4B">
            <w:pPr>
              <w:jc w:val="both"/>
              <w:rPr>
                <w:ins w:id="469" w:author="阿栋" w:date="2026-09-16T16:58:15Z"/>
                <w:rFonts w:hint="eastAsia" w:ascii="宋体" w:hAnsi="宋体" w:eastAsia="宋体" w:cs="宋体"/>
                <w:i w:val="0"/>
                <w:iCs w:val="0"/>
                <w:color w:val="000000"/>
                <w:sz w:val="22"/>
                <w:szCs w:val="22"/>
                <w:u w:val="none"/>
              </w:rPr>
              <w:pPrChange w:id="468" w:author="阿栋" w:date="2026-09-16T16:59:18Z">
                <w:pPr/>
              </w:pPrChange>
            </w:pPr>
          </w:p>
        </w:tc>
      </w:tr>
      <w:tr w14:paraId="4E59D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71"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70" w:author="阿栋" w:date="2026-09-16T16:58:15Z"/>
          <w:trPrChange w:id="471" w:author="阿栋" w:date="2026-09-16T16:58:53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472" w:author="阿栋" w:date="2026-09-16T16:58:53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6E2893B8">
            <w:pPr>
              <w:keepNext w:val="0"/>
              <w:keepLines w:val="0"/>
              <w:widowControl/>
              <w:suppressLineNumbers w:val="0"/>
              <w:jc w:val="center"/>
              <w:textAlignment w:val="center"/>
              <w:rPr>
                <w:ins w:id="473" w:author="阿栋" w:date="2026-09-16T16:58:15Z"/>
                <w:rFonts w:hint="eastAsia" w:ascii="宋体" w:hAnsi="宋体" w:eastAsia="宋体" w:cs="宋体"/>
                <w:i w:val="0"/>
                <w:iCs w:val="0"/>
                <w:color w:val="000000"/>
                <w:sz w:val="22"/>
                <w:szCs w:val="22"/>
                <w:u w:val="none"/>
              </w:rPr>
            </w:pPr>
            <w:ins w:id="47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任务阶段质控人员维护（开源）</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75"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B80636F">
            <w:pPr>
              <w:keepNext w:val="0"/>
              <w:keepLines w:val="0"/>
              <w:widowControl/>
              <w:suppressLineNumbers w:val="0"/>
              <w:jc w:val="left"/>
              <w:textAlignment w:val="center"/>
              <w:rPr>
                <w:ins w:id="476" w:author="阿栋" w:date="2026-09-16T16:58:15Z"/>
                <w:rFonts w:hint="eastAsia" w:ascii="宋体" w:hAnsi="宋体" w:eastAsia="宋体" w:cs="宋体"/>
                <w:i w:val="0"/>
                <w:iCs w:val="0"/>
                <w:color w:val="000000"/>
                <w:sz w:val="22"/>
                <w:szCs w:val="22"/>
                <w:u w:val="none"/>
              </w:rPr>
            </w:pPr>
            <w:ins w:id="477"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股权业务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78"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F6BA4DF">
            <w:pPr>
              <w:rPr>
                <w:ins w:id="479" w:author="阿栋" w:date="2026-09-16T16:58:15Z"/>
                <w:rFonts w:hint="eastAsia" w:ascii="宋体" w:hAnsi="宋体" w:eastAsia="宋体" w:cs="宋体"/>
                <w:i w:val="0"/>
                <w:iCs w:val="0"/>
                <w:color w:val="000000"/>
                <w:sz w:val="22"/>
                <w:szCs w:val="22"/>
                <w:u w:val="none"/>
              </w:rPr>
            </w:pPr>
          </w:p>
        </w:tc>
      </w:tr>
      <w:tr w14:paraId="0CB68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481"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80" w:author="阿栋" w:date="2026-09-16T16:58:15Z"/>
          <w:trPrChange w:id="481"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82"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36973FFD">
            <w:pPr>
              <w:jc w:val="center"/>
              <w:rPr>
                <w:ins w:id="483"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84"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3ECD4132">
            <w:pPr>
              <w:keepNext w:val="0"/>
              <w:keepLines w:val="0"/>
              <w:widowControl/>
              <w:suppressLineNumbers w:val="0"/>
              <w:jc w:val="left"/>
              <w:textAlignment w:val="center"/>
              <w:rPr>
                <w:ins w:id="485" w:author="阿栋" w:date="2026-09-16T16:58:15Z"/>
                <w:rFonts w:hint="eastAsia" w:ascii="宋体" w:hAnsi="宋体" w:eastAsia="宋体" w:cs="宋体"/>
                <w:i w:val="0"/>
                <w:iCs w:val="0"/>
                <w:color w:val="000000"/>
                <w:sz w:val="22"/>
                <w:szCs w:val="22"/>
                <w:u w:val="none"/>
              </w:rPr>
            </w:pPr>
            <w:ins w:id="486"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股转业务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87"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171DBBD">
            <w:pPr>
              <w:rPr>
                <w:ins w:id="488" w:author="阿栋" w:date="2026-09-16T16:58:15Z"/>
                <w:rFonts w:hint="eastAsia" w:ascii="宋体" w:hAnsi="宋体" w:eastAsia="宋体" w:cs="宋体"/>
                <w:i w:val="0"/>
                <w:iCs w:val="0"/>
                <w:color w:val="000000"/>
                <w:sz w:val="22"/>
                <w:szCs w:val="22"/>
                <w:u w:val="none"/>
              </w:rPr>
            </w:pPr>
          </w:p>
        </w:tc>
      </w:tr>
      <w:tr w14:paraId="25CD3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490"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89" w:author="阿栋" w:date="2026-09-16T16:58:15Z"/>
          <w:trPrChange w:id="490"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491"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0B5DF86">
            <w:pPr>
              <w:jc w:val="center"/>
              <w:rPr>
                <w:ins w:id="492"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493"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314F48B4">
            <w:pPr>
              <w:keepNext w:val="0"/>
              <w:keepLines w:val="0"/>
              <w:widowControl/>
              <w:suppressLineNumbers w:val="0"/>
              <w:jc w:val="left"/>
              <w:textAlignment w:val="center"/>
              <w:rPr>
                <w:ins w:id="494" w:author="阿栋" w:date="2026-09-16T16:58:15Z"/>
                <w:rFonts w:hint="eastAsia" w:ascii="宋体" w:hAnsi="宋体" w:eastAsia="宋体" w:cs="宋体"/>
                <w:i w:val="0"/>
                <w:iCs w:val="0"/>
                <w:color w:val="000000"/>
                <w:sz w:val="22"/>
                <w:szCs w:val="22"/>
                <w:u w:val="none"/>
              </w:rPr>
            </w:pPr>
            <w:ins w:id="495"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ABS业务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496"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42E83DB">
            <w:pPr>
              <w:rPr>
                <w:ins w:id="497" w:author="阿栋" w:date="2026-09-16T16:58:15Z"/>
                <w:rFonts w:hint="eastAsia" w:ascii="宋体" w:hAnsi="宋体" w:eastAsia="宋体" w:cs="宋体"/>
                <w:i w:val="0"/>
                <w:iCs w:val="0"/>
                <w:color w:val="000000"/>
                <w:sz w:val="22"/>
                <w:szCs w:val="22"/>
                <w:u w:val="none"/>
              </w:rPr>
            </w:pPr>
          </w:p>
        </w:tc>
      </w:tr>
      <w:tr w14:paraId="1A6BA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499"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498" w:author="阿栋" w:date="2026-09-16T16:58:15Z"/>
          <w:trPrChange w:id="499"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00"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7F7675EC">
            <w:pPr>
              <w:jc w:val="center"/>
              <w:rPr>
                <w:ins w:id="501"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02"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B61AC7F">
            <w:pPr>
              <w:keepNext w:val="0"/>
              <w:keepLines w:val="0"/>
              <w:widowControl/>
              <w:suppressLineNumbers w:val="0"/>
              <w:jc w:val="left"/>
              <w:textAlignment w:val="center"/>
              <w:rPr>
                <w:ins w:id="503" w:author="阿栋" w:date="2026-09-16T16:58:15Z"/>
                <w:rFonts w:hint="eastAsia" w:ascii="宋体" w:hAnsi="宋体" w:eastAsia="宋体" w:cs="宋体"/>
                <w:i w:val="0"/>
                <w:iCs w:val="0"/>
                <w:color w:val="000000"/>
                <w:sz w:val="22"/>
                <w:szCs w:val="22"/>
                <w:u w:val="none"/>
              </w:rPr>
            </w:pPr>
            <w:ins w:id="50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固收业务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05"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E4B7DDA">
            <w:pPr>
              <w:rPr>
                <w:ins w:id="506" w:author="阿栋" w:date="2026-09-16T16:58:15Z"/>
                <w:rFonts w:hint="eastAsia" w:ascii="宋体" w:hAnsi="宋体" w:eastAsia="宋体" w:cs="宋体"/>
                <w:i w:val="0"/>
                <w:iCs w:val="0"/>
                <w:color w:val="000000"/>
                <w:sz w:val="22"/>
                <w:szCs w:val="22"/>
                <w:u w:val="none"/>
              </w:rPr>
            </w:pPr>
          </w:p>
        </w:tc>
      </w:tr>
      <w:tr w14:paraId="1A52F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08"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07" w:author="阿栋" w:date="2026-09-16T16:58:15Z"/>
          <w:trPrChange w:id="508" w:author="阿栋" w:date="2026-09-16T16:58:53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509" w:author="阿栋" w:date="2026-09-16T16:58:53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7591F0A0">
            <w:pPr>
              <w:keepNext w:val="0"/>
              <w:keepLines w:val="0"/>
              <w:widowControl/>
              <w:suppressLineNumbers w:val="0"/>
              <w:jc w:val="center"/>
              <w:textAlignment w:val="center"/>
              <w:rPr>
                <w:ins w:id="510" w:author="阿栋" w:date="2026-09-16T16:58:15Z"/>
                <w:rFonts w:hint="eastAsia" w:ascii="宋体" w:hAnsi="宋体" w:eastAsia="宋体" w:cs="宋体"/>
                <w:i w:val="0"/>
                <w:iCs w:val="0"/>
                <w:color w:val="000000"/>
                <w:sz w:val="22"/>
                <w:szCs w:val="22"/>
                <w:u w:val="none"/>
              </w:rPr>
            </w:pPr>
            <w:ins w:id="511"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未报送统计（开源）</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12"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A8896A0">
            <w:pPr>
              <w:keepNext w:val="0"/>
              <w:keepLines w:val="0"/>
              <w:widowControl/>
              <w:suppressLineNumbers w:val="0"/>
              <w:jc w:val="left"/>
              <w:textAlignment w:val="center"/>
              <w:rPr>
                <w:ins w:id="513" w:author="阿栋" w:date="2026-09-16T16:58:15Z"/>
                <w:rFonts w:hint="eastAsia" w:ascii="宋体" w:hAnsi="宋体" w:eastAsia="宋体" w:cs="宋体"/>
                <w:i w:val="0"/>
                <w:iCs w:val="0"/>
                <w:color w:val="000000"/>
                <w:sz w:val="22"/>
                <w:szCs w:val="22"/>
                <w:u w:val="none"/>
              </w:rPr>
            </w:pPr>
            <w:ins w:id="514"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项目申报日期维护</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15"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6930A30">
            <w:pPr>
              <w:rPr>
                <w:ins w:id="516" w:author="阿栋" w:date="2026-09-16T16:58:15Z"/>
                <w:rFonts w:hint="eastAsia" w:ascii="宋体" w:hAnsi="宋体" w:eastAsia="宋体" w:cs="宋体"/>
                <w:i w:val="0"/>
                <w:iCs w:val="0"/>
                <w:color w:val="000000"/>
                <w:sz w:val="22"/>
                <w:szCs w:val="22"/>
                <w:u w:val="none"/>
              </w:rPr>
            </w:pPr>
          </w:p>
        </w:tc>
      </w:tr>
      <w:tr w14:paraId="36083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518"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17" w:author="阿栋" w:date="2026-09-16T16:58:15Z"/>
          <w:trPrChange w:id="518"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19"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491B111">
            <w:pPr>
              <w:jc w:val="center"/>
              <w:rPr>
                <w:ins w:id="520"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21"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7E824DD">
            <w:pPr>
              <w:keepNext w:val="0"/>
              <w:keepLines w:val="0"/>
              <w:widowControl/>
              <w:suppressLineNumbers w:val="0"/>
              <w:jc w:val="left"/>
              <w:textAlignment w:val="center"/>
              <w:rPr>
                <w:ins w:id="522" w:author="阿栋" w:date="2026-09-16T16:58:15Z"/>
                <w:rFonts w:hint="eastAsia" w:ascii="宋体" w:hAnsi="宋体" w:eastAsia="宋体" w:cs="宋体"/>
                <w:i w:val="0"/>
                <w:iCs w:val="0"/>
                <w:color w:val="000000"/>
                <w:sz w:val="22"/>
                <w:szCs w:val="22"/>
                <w:u w:val="none"/>
              </w:rPr>
            </w:pPr>
            <w:ins w:id="523"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项目完成日期维护</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24"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938C12F">
            <w:pPr>
              <w:rPr>
                <w:ins w:id="525" w:author="阿栋" w:date="2026-09-16T16:58:15Z"/>
                <w:rFonts w:hint="eastAsia" w:ascii="宋体" w:hAnsi="宋体" w:eastAsia="宋体" w:cs="宋体"/>
                <w:i w:val="0"/>
                <w:iCs w:val="0"/>
                <w:color w:val="000000"/>
                <w:sz w:val="22"/>
                <w:szCs w:val="22"/>
                <w:u w:val="none"/>
              </w:rPr>
            </w:pPr>
          </w:p>
        </w:tc>
      </w:tr>
      <w:tr w14:paraId="48694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527"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26" w:author="阿栋" w:date="2026-09-16T16:58:15Z"/>
          <w:trPrChange w:id="527"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28"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F201106">
            <w:pPr>
              <w:jc w:val="center"/>
              <w:rPr>
                <w:ins w:id="529"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30"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A0A7179">
            <w:pPr>
              <w:keepNext w:val="0"/>
              <w:keepLines w:val="0"/>
              <w:widowControl/>
              <w:suppressLineNumbers w:val="0"/>
              <w:jc w:val="left"/>
              <w:textAlignment w:val="center"/>
              <w:rPr>
                <w:ins w:id="531" w:author="阿栋" w:date="2026-09-16T16:58:15Z"/>
                <w:rFonts w:hint="eastAsia" w:ascii="宋体" w:hAnsi="宋体" w:eastAsia="宋体" w:cs="宋体"/>
                <w:i w:val="0"/>
                <w:iCs w:val="0"/>
                <w:color w:val="000000"/>
                <w:sz w:val="22"/>
                <w:szCs w:val="22"/>
                <w:u w:val="none"/>
              </w:rPr>
            </w:pPr>
            <w:ins w:id="532"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审报告未报送统计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33"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DF90190">
            <w:pPr>
              <w:rPr>
                <w:ins w:id="534" w:author="阿栋" w:date="2026-09-16T16:58:15Z"/>
                <w:rFonts w:hint="eastAsia" w:ascii="宋体" w:hAnsi="宋体" w:eastAsia="宋体" w:cs="宋体"/>
                <w:i w:val="0"/>
                <w:iCs w:val="0"/>
                <w:color w:val="000000"/>
                <w:sz w:val="22"/>
                <w:szCs w:val="22"/>
                <w:u w:val="none"/>
              </w:rPr>
            </w:pPr>
          </w:p>
        </w:tc>
      </w:tr>
      <w:tr w14:paraId="72529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36"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35" w:author="阿栋" w:date="2026-09-16T16:58:15Z"/>
          <w:trPrChange w:id="536"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37"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9D37698">
            <w:pPr>
              <w:jc w:val="center"/>
              <w:rPr>
                <w:ins w:id="538"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39"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CAD89A9">
            <w:pPr>
              <w:keepNext w:val="0"/>
              <w:keepLines w:val="0"/>
              <w:widowControl/>
              <w:suppressLineNumbers w:val="0"/>
              <w:jc w:val="left"/>
              <w:textAlignment w:val="center"/>
              <w:rPr>
                <w:ins w:id="540" w:author="阿栋" w:date="2026-09-16T16:58:15Z"/>
                <w:rFonts w:hint="eastAsia" w:ascii="宋体" w:hAnsi="宋体" w:eastAsia="宋体" w:cs="宋体"/>
                <w:i w:val="0"/>
                <w:iCs w:val="0"/>
                <w:color w:val="000000"/>
                <w:sz w:val="22"/>
                <w:szCs w:val="22"/>
                <w:u w:val="none"/>
              </w:rPr>
            </w:pPr>
            <w:ins w:id="541"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终稿未报送统计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42"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A64FA2C">
            <w:pPr>
              <w:rPr>
                <w:ins w:id="543" w:author="阿栋" w:date="2026-09-16T16:58:15Z"/>
                <w:rFonts w:hint="eastAsia" w:ascii="宋体" w:hAnsi="宋体" w:eastAsia="宋体" w:cs="宋体"/>
                <w:i w:val="0"/>
                <w:iCs w:val="0"/>
                <w:color w:val="000000"/>
                <w:sz w:val="22"/>
                <w:szCs w:val="22"/>
                <w:u w:val="none"/>
              </w:rPr>
            </w:pPr>
          </w:p>
        </w:tc>
      </w:tr>
      <w:tr w14:paraId="7E595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545"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44" w:author="阿栋" w:date="2026-09-16T16:58:15Z"/>
          <w:trPrChange w:id="545" w:author="阿栋" w:date="2026-09-16T16:58:53Z">
            <w:trPr>
              <w:trHeight w:val="288" w:hRule="atLeast"/>
            </w:trPr>
          </w:trPrChange>
        </w:trPr>
        <w:tc>
          <w:tcPr>
            <w:tcW w:w="1765" w:type="pct"/>
            <w:tcBorders>
              <w:top w:val="single" w:color="000000" w:sz="4" w:space="0"/>
              <w:left w:val="single" w:color="000000" w:sz="4" w:space="0"/>
              <w:bottom w:val="single" w:color="000000" w:sz="4" w:space="0"/>
              <w:right w:val="single" w:color="000000" w:sz="4" w:space="0"/>
            </w:tcBorders>
            <w:shd w:val="clear"/>
            <w:noWrap/>
            <w:vAlign w:val="center"/>
            <w:tcPrChange w:id="546" w:author="阿栋" w:date="2026-09-16T16:58:53Z">
              <w:tcPr>
                <w:tcW w:w="3296" w:type="dxa"/>
                <w:tcBorders>
                  <w:top w:val="single" w:color="000000" w:sz="4" w:space="0"/>
                  <w:left w:val="single" w:color="000000" w:sz="4" w:space="0"/>
                  <w:bottom w:val="single" w:color="000000" w:sz="4" w:space="0"/>
                  <w:right w:val="single" w:color="000000" w:sz="4" w:space="0"/>
                </w:tcBorders>
                <w:noWrap/>
                <w:vAlign w:val="center"/>
              </w:tcPr>
            </w:tcPrChange>
          </w:tcPr>
          <w:p w14:paraId="091AE2F8">
            <w:pPr>
              <w:keepNext w:val="0"/>
              <w:keepLines w:val="0"/>
              <w:widowControl/>
              <w:suppressLineNumbers w:val="0"/>
              <w:jc w:val="left"/>
              <w:textAlignment w:val="center"/>
              <w:rPr>
                <w:ins w:id="547" w:author="阿栋" w:date="2026-09-16T16:58:15Z"/>
                <w:rFonts w:hint="eastAsia" w:ascii="宋体" w:hAnsi="宋体" w:eastAsia="宋体" w:cs="宋体"/>
                <w:i w:val="0"/>
                <w:iCs w:val="0"/>
                <w:color w:val="000000"/>
                <w:sz w:val="22"/>
                <w:szCs w:val="22"/>
                <w:u w:val="none"/>
              </w:rPr>
            </w:pPr>
            <w:ins w:id="54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督导环节人员维护（开源）</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49"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00463FA">
            <w:pPr>
              <w:keepNext w:val="0"/>
              <w:keepLines w:val="0"/>
              <w:widowControl/>
              <w:suppressLineNumbers w:val="0"/>
              <w:jc w:val="left"/>
              <w:textAlignment w:val="center"/>
              <w:rPr>
                <w:ins w:id="550" w:author="阿栋" w:date="2026-09-16T16:58:15Z"/>
                <w:rFonts w:hint="eastAsia" w:ascii="宋体" w:hAnsi="宋体" w:eastAsia="宋体" w:cs="宋体"/>
                <w:i w:val="0"/>
                <w:iCs w:val="0"/>
                <w:color w:val="000000"/>
                <w:sz w:val="22"/>
                <w:szCs w:val="22"/>
                <w:u w:val="none"/>
              </w:rPr>
            </w:pPr>
            <w:ins w:id="551"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督导人员维护</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52"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509C0C8D">
            <w:pPr>
              <w:rPr>
                <w:ins w:id="553" w:author="阿栋" w:date="2026-09-16T16:58:15Z"/>
                <w:rFonts w:hint="eastAsia" w:ascii="宋体" w:hAnsi="宋体" w:eastAsia="宋体" w:cs="宋体"/>
                <w:i w:val="0"/>
                <w:iCs w:val="0"/>
                <w:color w:val="000000"/>
                <w:sz w:val="22"/>
                <w:szCs w:val="22"/>
                <w:u w:val="none"/>
              </w:rPr>
            </w:pPr>
          </w:p>
        </w:tc>
      </w:tr>
      <w:tr w14:paraId="52ECB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55"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54" w:author="阿栋" w:date="2026-09-16T16:58:15Z"/>
          <w:trPrChange w:id="555" w:author="阿栋" w:date="2026-09-16T16:58:53Z">
            <w:trPr>
              <w:trHeight w:val="288" w:hRule="atLeast"/>
            </w:trPr>
          </w:trPrChange>
        </w:trPr>
        <w:tc>
          <w:tcPr>
            <w:tcW w:w="1765" w:type="pct"/>
            <w:tcBorders>
              <w:top w:val="single" w:color="000000" w:sz="4" w:space="0"/>
              <w:left w:val="single" w:color="000000" w:sz="4" w:space="0"/>
              <w:bottom w:val="single" w:color="000000" w:sz="4" w:space="0"/>
              <w:right w:val="single" w:color="000000" w:sz="4" w:space="0"/>
            </w:tcBorders>
            <w:shd w:val="clear"/>
            <w:noWrap/>
            <w:vAlign w:val="center"/>
            <w:tcPrChange w:id="556" w:author="阿栋" w:date="2026-09-16T16:58:53Z">
              <w:tcPr>
                <w:tcW w:w="3296" w:type="dxa"/>
                <w:tcBorders>
                  <w:top w:val="single" w:color="000000" w:sz="4" w:space="0"/>
                  <w:left w:val="single" w:color="000000" w:sz="4" w:space="0"/>
                  <w:bottom w:val="single" w:color="000000" w:sz="4" w:space="0"/>
                  <w:right w:val="single" w:color="000000" w:sz="4" w:space="0"/>
                </w:tcBorders>
                <w:noWrap/>
                <w:vAlign w:val="center"/>
              </w:tcPr>
            </w:tcPrChange>
          </w:tcPr>
          <w:p w14:paraId="2F03641F">
            <w:pPr>
              <w:keepNext w:val="0"/>
              <w:keepLines w:val="0"/>
              <w:widowControl/>
              <w:suppressLineNumbers w:val="0"/>
              <w:jc w:val="left"/>
              <w:textAlignment w:val="center"/>
              <w:rPr>
                <w:ins w:id="557" w:author="阿栋" w:date="2026-09-16T16:58:15Z"/>
                <w:rFonts w:hint="eastAsia" w:ascii="宋体" w:hAnsi="宋体" w:eastAsia="宋体" w:cs="宋体"/>
                <w:i w:val="0"/>
                <w:iCs w:val="0"/>
                <w:color w:val="000000"/>
                <w:sz w:val="22"/>
                <w:szCs w:val="22"/>
                <w:u w:val="none"/>
              </w:rPr>
            </w:pPr>
            <w:ins w:id="55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已报送统计（开源）</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59"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D6C02E5">
            <w:pPr>
              <w:rPr>
                <w:ins w:id="560" w:author="阿栋" w:date="2026-09-16T16:58:15Z"/>
                <w:rFonts w:hint="eastAsia" w:ascii="宋体" w:hAnsi="宋体" w:eastAsia="宋体" w:cs="宋体"/>
                <w:i w:val="0"/>
                <w:iCs w:val="0"/>
                <w:color w:val="000000"/>
                <w:sz w:val="22"/>
                <w:szCs w:val="22"/>
                <w:u w:val="none"/>
              </w:rPr>
            </w:pPr>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61"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F4CF7F2">
            <w:pPr>
              <w:rPr>
                <w:ins w:id="562" w:author="阿栋" w:date="2026-09-16T16:58:15Z"/>
                <w:rFonts w:hint="eastAsia" w:ascii="宋体" w:hAnsi="宋体" w:eastAsia="宋体" w:cs="宋体"/>
                <w:i w:val="0"/>
                <w:iCs w:val="0"/>
                <w:color w:val="000000"/>
                <w:sz w:val="22"/>
                <w:szCs w:val="22"/>
                <w:u w:val="none"/>
              </w:rPr>
            </w:pPr>
          </w:p>
        </w:tc>
      </w:tr>
      <w:tr w14:paraId="0CB86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64"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63" w:author="阿栋" w:date="2026-09-16T16:58:15Z"/>
          <w:trPrChange w:id="564" w:author="阿栋" w:date="2026-09-16T16:58:53Z">
            <w:trPr>
              <w:trHeight w:val="288" w:hRule="atLeast"/>
            </w:trPr>
          </w:trPrChange>
        </w:trPr>
        <w:tc>
          <w:tcPr>
            <w:tcW w:w="1765" w:type="pct"/>
            <w:vMerge w:val="restart"/>
            <w:tcBorders>
              <w:top w:val="single" w:color="000000" w:sz="4" w:space="0"/>
              <w:left w:val="single" w:color="000000" w:sz="4" w:space="0"/>
              <w:bottom w:val="single" w:color="000000" w:sz="4" w:space="0"/>
              <w:right w:val="single" w:color="000000" w:sz="4" w:space="0"/>
            </w:tcBorders>
            <w:shd w:val="clear"/>
            <w:noWrap/>
            <w:vAlign w:val="center"/>
            <w:tcPrChange w:id="565" w:author="阿栋" w:date="2026-09-16T16:58:53Z">
              <w:tcPr>
                <w:tcW w:w="3296" w:type="dxa"/>
                <w:vMerge w:val="restart"/>
                <w:tcBorders>
                  <w:top w:val="single" w:color="000000" w:sz="4" w:space="0"/>
                  <w:left w:val="single" w:color="000000" w:sz="4" w:space="0"/>
                  <w:bottom w:val="single" w:color="000000" w:sz="4" w:space="0"/>
                  <w:right w:val="single" w:color="000000" w:sz="4" w:space="0"/>
                </w:tcBorders>
                <w:noWrap/>
                <w:vAlign w:val="center"/>
              </w:tcPr>
            </w:tcPrChange>
          </w:tcPr>
          <w:p w14:paraId="2C08CA55">
            <w:pPr>
              <w:keepNext w:val="0"/>
              <w:keepLines w:val="0"/>
              <w:widowControl/>
              <w:suppressLineNumbers w:val="0"/>
              <w:jc w:val="center"/>
              <w:textAlignment w:val="center"/>
              <w:rPr>
                <w:ins w:id="566" w:author="阿栋" w:date="2026-09-16T16:58:15Z"/>
                <w:rFonts w:hint="eastAsia" w:ascii="宋体" w:hAnsi="宋体" w:eastAsia="宋体" w:cs="宋体"/>
                <w:i w:val="0"/>
                <w:iCs w:val="0"/>
                <w:color w:val="000000"/>
                <w:sz w:val="22"/>
                <w:szCs w:val="22"/>
                <w:u w:val="none"/>
              </w:rPr>
            </w:pPr>
            <w:ins w:id="567"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签字人员统计（开源）</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68"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62125172">
            <w:pPr>
              <w:keepNext w:val="0"/>
              <w:keepLines w:val="0"/>
              <w:widowControl/>
              <w:suppressLineNumbers w:val="0"/>
              <w:jc w:val="left"/>
              <w:textAlignment w:val="center"/>
              <w:rPr>
                <w:ins w:id="569" w:author="阿栋" w:date="2026-09-16T16:58:15Z"/>
                <w:rFonts w:hint="eastAsia" w:ascii="宋体" w:hAnsi="宋体" w:eastAsia="宋体" w:cs="宋体"/>
                <w:i w:val="0"/>
                <w:iCs w:val="0"/>
                <w:color w:val="000000"/>
                <w:sz w:val="22"/>
                <w:szCs w:val="22"/>
                <w:u w:val="none"/>
              </w:rPr>
            </w:pPr>
            <w:ins w:id="570"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OCR检测配置</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71"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D3E437D">
            <w:pPr>
              <w:rPr>
                <w:ins w:id="572" w:author="阿栋" w:date="2026-09-16T16:58:15Z"/>
                <w:rFonts w:hint="eastAsia" w:ascii="宋体" w:hAnsi="宋体" w:eastAsia="宋体" w:cs="宋体"/>
                <w:i w:val="0"/>
                <w:iCs w:val="0"/>
                <w:color w:val="000000"/>
                <w:sz w:val="22"/>
                <w:szCs w:val="22"/>
                <w:u w:val="none"/>
              </w:rPr>
            </w:pPr>
          </w:p>
        </w:tc>
      </w:tr>
      <w:tr w14:paraId="5FE49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74"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73" w:author="阿栋" w:date="2026-09-16T16:58:15Z"/>
          <w:trPrChange w:id="574"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75"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58A4808C">
            <w:pPr>
              <w:jc w:val="center"/>
              <w:rPr>
                <w:ins w:id="576"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77"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1E997D01">
            <w:pPr>
              <w:keepNext w:val="0"/>
              <w:keepLines w:val="0"/>
              <w:widowControl/>
              <w:suppressLineNumbers w:val="0"/>
              <w:jc w:val="left"/>
              <w:textAlignment w:val="center"/>
              <w:rPr>
                <w:ins w:id="578" w:author="阿栋" w:date="2026-09-16T16:58:15Z"/>
                <w:rFonts w:hint="eastAsia" w:ascii="宋体" w:hAnsi="宋体" w:eastAsia="宋体" w:cs="宋体"/>
                <w:i w:val="0"/>
                <w:iCs w:val="0"/>
                <w:color w:val="000000"/>
                <w:sz w:val="22"/>
                <w:szCs w:val="22"/>
                <w:u w:val="none"/>
              </w:rPr>
            </w:pPr>
            <w:ins w:id="579"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签字人员统计</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80"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2EE7C7AC">
            <w:pPr>
              <w:rPr>
                <w:ins w:id="581" w:author="阿栋" w:date="2026-09-16T16:58:15Z"/>
                <w:rFonts w:hint="eastAsia" w:ascii="宋体" w:hAnsi="宋体" w:eastAsia="宋体" w:cs="宋体"/>
                <w:i w:val="0"/>
                <w:iCs w:val="0"/>
                <w:color w:val="000000"/>
                <w:sz w:val="22"/>
                <w:szCs w:val="22"/>
                <w:u w:val="none"/>
              </w:rPr>
            </w:pPr>
          </w:p>
        </w:tc>
      </w:tr>
      <w:tr w14:paraId="46E7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Change w:id="583"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blPrExChange>
        </w:tblPrEx>
        <w:trPr>
          <w:trHeight w:val="288" w:hRule="atLeast"/>
          <w:ins w:id="582" w:author="阿栋" w:date="2026-09-16T16:58:15Z"/>
          <w:trPrChange w:id="583" w:author="阿栋" w:date="2026-09-16T16:58:53Z">
            <w:trPr>
              <w:trHeight w:val="288" w:hRule="atLeast"/>
            </w:trPr>
          </w:trPrChange>
        </w:trPr>
        <w:tc>
          <w:tcPr>
            <w:tcW w:w="1765" w:type="pct"/>
            <w:vMerge w:val="continue"/>
            <w:tcBorders>
              <w:top w:val="single" w:color="000000" w:sz="4" w:space="0"/>
              <w:left w:val="single" w:color="000000" w:sz="4" w:space="0"/>
              <w:bottom w:val="single" w:color="000000" w:sz="4" w:space="0"/>
              <w:right w:val="single" w:color="000000" w:sz="4" w:space="0"/>
            </w:tcBorders>
            <w:shd w:val="clear"/>
            <w:noWrap/>
            <w:vAlign w:val="center"/>
            <w:tcPrChange w:id="584" w:author="阿栋" w:date="2026-09-16T16:58:53Z">
              <w:tcPr>
                <w:tcW w:w="3296" w:type="dxa"/>
                <w:vMerge w:val="continue"/>
                <w:tcBorders>
                  <w:top w:val="single" w:color="000000" w:sz="4" w:space="0"/>
                  <w:left w:val="single" w:color="000000" w:sz="4" w:space="0"/>
                  <w:bottom w:val="single" w:color="000000" w:sz="4" w:space="0"/>
                  <w:right w:val="single" w:color="000000" w:sz="4" w:space="0"/>
                </w:tcBorders>
                <w:noWrap/>
                <w:vAlign w:val="center"/>
              </w:tcPr>
            </w:tcPrChange>
          </w:tcPr>
          <w:p w14:paraId="05C8DCD2">
            <w:pPr>
              <w:jc w:val="center"/>
              <w:rPr>
                <w:ins w:id="585" w:author="阿栋" w:date="2026-09-16T16:58:15Z"/>
                <w:rFonts w:hint="eastAsia" w:ascii="宋体" w:hAnsi="宋体" w:eastAsia="宋体" w:cs="宋体"/>
                <w:i w:val="0"/>
                <w:iCs w:val="0"/>
                <w:color w:val="000000"/>
                <w:sz w:val="22"/>
                <w:szCs w:val="22"/>
                <w:u w:val="none"/>
              </w:rPr>
            </w:pPr>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86"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7E6D356A">
            <w:pPr>
              <w:keepNext w:val="0"/>
              <w:keepLines w:val="0"/>
              <w:widowControl/>
              <w:suppressLineNumbers w:val="0"/>
              <w:jc w:val="left"/>
              <w:textAlignment w:val="center"/>
              <w:rPr>
                <w:ins w:id="587" w:author="阿栋" w:date="2026-09-16T16:58:15Z"/>
                <w:rFonts w:hint="eastAsia" w:ascii="宋体" w:hAnsi="宋体" w:eastAsia="宋体" w:cs="宋体"/>
                <w:i w:val="0"/>
                <w:iCs w:val="0"/>
                <w:color w:val="000000"/>
                <w:sz w:val="22"/>
                <w:szCs w:val="22"/>
                <w:u w:val="none"/>
              </w:rPr>
            </w:pPr>
            <w:ins w:id="58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签字人员统计日志</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89"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FFFA91F">
            <w:pPr>
              <w:rPr>
                <w:ins w:id="590" w:author="阿栋" w:date="2026-09-16T16:58:15Z"/>
                <w:rFonts w:hint="eastAsia" w:ascii="宋体" w:hAnsi="宋体" w:eastAsia="宋体" w:cs="宋体"/>
                <w:i w:val="0"/>
                <w:iCs w:val="0"/>
                <w:color w:val="000000"/>
                <w:sz w:val="22"/>
                <w:szCs w:val="22"/>
                <w:u w:val="none"/>
              </w:rPr>
            </w:pPr>
          </w:p>
        </w:tc>
      </w:tr>
      <w:tr w14:paraId="2AA8B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592" w:author="阿栋" w:date="2026-09-16T16:58:53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88" w:hRule="atLeast"/>
          <w:ins w:id="591" w:author="阿栋" w:date="2026-09-16T16:58:15Z"/>
          <w:trPrChange w:id="592" w:author="阿栋" w:date="2026-09-16T16:58:53Z">
            <w:trPr>
              <w:trHeight w:val="288" w:hRule="atLeast"/>
            </w:trPr>
          </w:trPrChange>
        </w:trPr>
        <w:tc>
          <w:tcPr>
            <w:tcW w:w="1765" w:type="pct"/>
            <w:tcBorders>
              <w:top w:val="single" w:color="000000" w:sz="4" w:space="0"/>
              <w:left w:val="single" w:color="000000" w:sz="4" w:space="0"/>
              <w:bottom w:val="single" w:color="000000" w:sz="4" w:space="0"/>
              <w:right w:val="single" w:color="000000" w:sz="4" w:space="0"/>
            </w:tcBorders>
            <w:shd w:val="clear"/>
            <w:noWrap/>
            <w:vAlign w:val="center"/>
            <w:tcPrChange w:id="593" w:author="阿栋" w:date="2026-09-16T16:58:53Z">
              <w:tcPr>
                <w:tcW w:w="3296" w:type="dxa"/>
                <w:tcBorders>
                  <w:top w:val="single" w:color="000000" w:sz="4" w:space="0"/>
                  <w:left w:val="single" w:color="000000" w:sz="4" w:space="0"/>
                  <w:bottom w:val="single" w:color="000000" w:sz="4" w:space="0"/>
                  <w:right w:val="single" w:color="000000" w:sz="4" w:space="0"/>
                </w:tcBorders>
                <w:noWrap/>
                <w:vAlign w:val="center"/>
              </w:tcPr>
            </w:tcPrChange>
          </w:tcPr>
          <w:p w14:paraId="747C1FDD">
            <w:pPr>
              <w:keepNext w:val="0"/>
              <w:keepLines w:val="0"/>
              <w:widowControl/>
              <w:suppressLineNumbers w:val="0"/>
              <w:jc w:val="left"/>
              <w:textAlignment w:val="center"/>
              <w:rPr>
                <w:ins w:id="594" w:author="阿栋" w:date="2026-09-16T16:58:15Z"/>
                <w:rFonts w:hint="eastAsia" w:ascii="宋体" w:hAnsi="宋体" w:eastAsia="宋体" w:cs="宋体"/>
                <w:i w:val="0"/>
                <w:iCs w:val="0"/>
                <w:color w:val="000000"/>
                <w:sz w:val="22"/>
                <w:szCs w:val="22"/>
                <w:u w:val="none"/>
              </w:rPr>
            </w:pPr>
            <w:ins w:id="595"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自律监管报送</w:t>
              </w:r>
            </w:ins>
          </w:p>
        </w:tc>
        <w:tc>
          <w:tcPr>
            <w:tcW w:w="1890" w:type="pct"/>
            <w:tcBorders>
              <w:top w:val="single" w:color="000000" w:sz="4" w:space="0"/>
              <w:left w:val="single" w:color="000000" w:sz="4" w:space="0"/>
              <w:bottom w:val="single" w:color="000000" w:sz="4" w:space="0"/>
              <w:right w:val="single" w:color="000000" w:sz="4" w:space="0"/>
            </w:tcBorders>
            <w:shd w:val="clear"/>
            <w:noWrap/>
            <w:vAlign w:val="center"/>
            <w:tcPrChange w:id="596"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4E50B0DE">
            <w:pPr>
              <w:keepNext w:val="0"/>
              <w:keepLines w:val="0"/>
              <w:widowControl/>
              <w:suppressLineNumbers w:val="0"/>
              <w:jc w:val="left"/>
              <w:textAlignment w:val="center"/>
              <w:rPr>
                <w:ins w:id="597" w:author="阿栋" w:date="2026-09-16T16:58:15Z"/>
                <w:rFonts w:hint="eastAsia" w:ascii="宋体" w:hAnsi="宋体" w:eastAsia="宋体" w:cs="宋体"/>
                <w:i w:val="0"/>
                <w:iCs w:val="0"/>
                <w:color w:val="000000"/>
                <w:sz w:val="22"/>
                <w:szCs w:val="22"/>
                <w:u w:val="none"/>
              </w:rPr>
            </w:pPr>
            <w:ins w:id="598" w:author="阿栋" w:date="2026-09-16T16:58:15Z">
              <w:r>
                <w:rPr>
                  <w:rFonts w:hint="eastAsia" w:ascii="宋体" w:hAnsi="宋体" w:eastAsia="宋体" w:cs="宋体"/>
                  <w:i w:val="0"/>
                  <w:iCs w:val="0"/>
                  <w:color w:val="000000"/>
                  <w:kern w:val="0"/>
                  <w:sz w:val="22"/>
                  <w:szCs w:val="22"/>
                  <w:u w:val="none"/>
                  <w:bdr w:val="none" w:color="auto" w:sz="0" w:space="0"/>
                  <w:lang w:val="en-US" w:eastAsia="zh-CN" w:bidi="ar"/>
                </w:rPr>
                <w:t>以开源非信创版本菜单为准</w:t>
              </w:r>
            </w:ins>
          </w:p>
        </w:tc>
        <w:tc>
          <w:tcPr>
            <w:tcW w:w="1343" w:type="pct"/>
            <w:tcBorders>
              <w:top w:val="single" w:color="000000" w:sz="4" w:space="0"/>
              <w:left w:val="single" w:color="000000" w:sz="4" w:space="0"/>
              <w:bottom w:val="single" w:color="000000" w:sz="4" w:space="0"/>
              <w:right w:val="single" w:color="000000" w:sz="4" w:space="0"/>
            </w:tcBorders>
            <w:shd w:val="clear"/>
            <w:noWrap/>
            <w:vAlign w:val="center"/>
            <w:tcPrChange w:id="599" w:author="阿栋" w:date="2026-09-16T16:58:53Z">
              <w:tcPr>
                <w:tcW w:w="0" w:type="auto"/>
                <w:tcBorders>
                  <w:top w:val="single" w:color="000000" w:sz="4" w:space="0"/>
                  <w:left w:val="single" w:color="000000" w:sz="4" w:space="0"/>
                  <w:bottom w:val="single" w:color="000000" w:sz="4" w:space="0"/>
                  <w:right w:val="single" w:color="000000" w:sz="4" w:space="0"/>
                </w:tcBorders>
                <w:noWrap/>
                <w:vAlign w:val="center"/>
              </w:tcPr>
            </w:tcPrChange>
          </w:tcPr>
          <w:p w14:paraId="09E01536">
            <w:pPr>
              <w:rPr>
                <w:ins w:id="600" w:author="阿栋" w:date="2026-09-16T16:58:15Z"/>
                <w:rFonts w:hint="eastAsia" w:ascii="宋体" w:hAnsi="宋体" w:eastAsia="宋体" w:cs="宋体"/>
                <w:i w:val="0"/>
                <w:iCs w:val="0"/>
                <w:color w:val="000000"/>
                <w:sz w:val="22"/>
                <w:szCs w:val="22"/>
                <w:u w:val="none"/>
              </w:rPr>
            </w:pPr>
          </w:p>
        </w:tc>
      </w:tr>
    </w:tbl>
    <w:p w14:paraId="5BF92804">
      <w:pPr>
        <w:rPr>
          <w:ins w:id="601" w:author="阿栋" w:date="2026-09-16T16:58:06Z"/>
        </w:rPr>
      </w:pPr>
    </w:p>
    <w:p w14:paraId="0915E317">
      <w:pPr>
        <w:pStyle w:val="2"/>
        <w:pageBreakBefore w:val="0"/>
        <w:topLinePunct w:val="0"/>
        <w:bidi w:val="0"/>
        <w:spacing w:line="360" w:lineRule="auto"/>
        <w:ind w:left="432" w:leftChars="0" w:hanging="432" w:firstLineChars="0"/>
      </w:pPr>
      <w:r>
        <w:rPr>
          <w:rFonts w:hint="eastAsia"/>
          <w:lang w:val="en-US" w:eastAsia="zh-CN"/>
        </w:rPr>
        <w:t>底稿系统标准产品需求</w:t>
      </w:r>
    </w:p>
    <w:bookmarkEnd w:id="1"/>
    <w:bookmarkEnd w:id="2"/>
    <w:p>
      <w:pPr>
        <w:spacing w:line="360" w:lineRule="auto"/>
      </w:pPr>
      <w:r>
        <w:rPr>
          <w:rFonts w:ascii="宋体" w:hAnsi="宋体" w:cs="宋体" w:eastAsia="宋体" w:hint="eastAsia"/>
          <w:sz w:val="24"/>
        </w:rPr>
        <w:t>以下是【需求点写作骨架】，正式编写时请删除本行及所有「（示例）」标注。</w:t>
      </w:r>
    </w:p>
    <w:p>
      <w:pPr>
        <w:pStyle w:val="3"/>
        <w:spacing w:line="360" w:lineRule="auto"/>
      </w:pPr>
      <w:r>
        <w:rPr>
          <w:rFonts w:hint="eastAsia"/>
        </w:rPr>
        <w:t>WEB端需求</w:t>
      </w:r>
    </w:p>
    <w:p>
      <w:pPr>
        <w:pStyle w:val="4"/>
        <w:spacing w:line="360" w:lineRule="auto"/>
      </w:pPr>
      <w:r>
        <w:rPr>
          <w:rFonts w:hint="eastAsia"/>
        </w:rPr>
        <w:t>首页</w:t>
      </w:r>
    </w:p>
    <w:p>
      <w:pPr>
        <w:pStyle w:val="5"/>
        <w:spacing w:line="360" w:lineRule="auto"/>
      </w:pPr>
      <w:r>
        <w:rPr>
          <w:rFonts w:hint="eastAsia"/>
        </w:rPr>
        <w:t>首页－底稿待办</w:t>
      </w:r>
    </w:p>
    <w:p>
      <w:pPr>
        <w:pStyle w:val="6"/>
        <w:spacing w:line="360" w:lineRule="auto"/>
      </w:pPr>
      <w:r>
        <w:rPr>
          <w:rFonts w:hint="eastAsia"/>
        </w:rPr>
        <w:t>用户场景</w:t>
      </w:r>
    </w:p>
    <w:p>
      <w:pPr>
        <w:spacing w:line="360" w:lineRule="auto"/>
      </w:pPr>
      <w:r>
        <w:rPr>
          <w:rFonts w:ascii="宋体" w:hAnsi="宋体" w:cs="宋体" w:eastAsia="宋体" w:hint="eastAsia"/>
          <w:sz w:val="24"/>
        </w:rPr>
        <w:t>为当前登录用户提供底稿待办处理，并可通过待办详情查看并处理项目的底稿任务待办。</w:t>
      </w:r>
    </w:p>
    <w:p>
      <w:pPr>
        <w:pStyle w:val="6"/>
        <w:spacing w:line="360" w:lineRule="auto"/>
      </w:pPr>
      <w:r>
        <w:rPr>
          <w:rFonts w:hint="eastAsia"/>
        </w:rPr>
        <w:t>权限说明</w:t>
      </w:r>
    </w:p>
    <w:p>
      <w:pPr>
        <w:spacing w:line="360" w:lineRule="auto"/>
      </w:pPr>
      <w:r>
        <w:rPr>
          <w:rFonts w:ascii="宋体" w:hAnsi="宋体" w:cs="宋体" w:eastAsia="宋体" w:hint="eastAsia"/>
          <w:sz w:val="24"/>
        </w:rPr>
        <w:t>菜单权限：登录用户均有首页权限</w:t>
      </w:r>
    </w:p>
    <w:p>
      <w:pPr>
        <w:spacing w:line="360" w:lineRule="auto"/>
      </w:pPr>
      <w:r>
        <w:rPr>
          <w:rFonts w:ascii="宋体" w:hAnsi="宋体" w:cs="宋体" w:eastAsia="宋体" w:hint="eastAsia"/>
          <w:sz w:val="24"/>
        </w:rPr>
        <w:t>功能权限：不涉及</w:t>
      </w:r>
    </w:p>
    <w:p>
      <w:pPr>
        <w:spacing w:line="360" w:lineRule="auto"/>
      </w:pPr>
      <w:r>
        <w:rPr>
          <w:rFonts w:ascii="宋体" w:hAnsi="宋体" w:cs="宋体" w:eastAsia="宋体" w:hint="eastAsia"/>
          <w:sz w:val="24"/>
        </w:rPr>
        <w:t>列表数据权限：所有需要当前登录用户处理的底稿目录</w:t>
      </w:r>
    </w:p>
    <w:p>
      <w:pPr>
        <w:spacing w:line="360" w:lineRule="auto"/>
      </w:pPr>
      <w:r>
        <w:rPr>
          <w:rFonts w:ascii="宋体" w:hAnsi="宋体" w:cs="宋体" w:eastAsia="宋体" w:hint="eastAsia"/>
          <w:sz w:val="24"/>
        </w:rPr>
        <w:t>使用人员：系统管理员</w:t>
      </w:r>
    </w:p>
    <w:p>
      <w:pPr>
        <w:pStyle w:val="6"/>
        <w:spacing w:line="360" w:lineRule="auto"/>
      </w:pPr>
      <w:r>
        <w:rPr>
          <w:rFonts w:hint="eastAsia"/>
        </w:rPr>
        <w:t>功能描述</w:t>
      </w:r>
    </w:p>
    <w:p>
      <w:pPr>
        <w:spacing w:line="360" w:lineRule="auto"/>
      </w:pPr>
      <w:r>
        <w:rPr>
          <w:rFonts w:ascii="宋体" w:hAnsi="宋体" w:cs="宋体" w:eastAsia="宋体" w:hint="eastAsia"/>
          <w:sz w:val="24"/>
        </w:rPr>
        <w:t>数据来源：底稿详情页所有需处理的底稿目录</w:t>
      </w:r>
    </w:p>
    <w:p>
      <w:pPr>
        <w:spacing w:line="360" w:lineRule="auto"/>
      </w:pPr>
      <w:r>
        <w:rPr>
          <w:rFonts w:ascii="宋体" w:hAnsi="宋体" w:cs="宋体" w:eastAsia="宋体" w:hint="eastAsia"/>
          <w:sz w:val="24"/>
        </w:rPr>
        <w:t>状态划分：无</w:t>
      </w:r>
    </w:p>
    <w:p>
      <w:pPr>
        <w:spacing w:line="360" w:lineRule="auto"/>
      </w:pPr>
      <w:r>
        <w:rPr>
          <w:rFonts w:ascii="宋体" w:hAnsi="宋体" w:cs="宋体" w:eastAsia="宋体" w:hint="eastAsia"/>
          <w:sz w:val="24"/>
        </w:rPr>
        <w:t>操作说明：</w:t>
      </w:r>
    </w:p>
    <w:tbl>
      <w:tblPr>
        <w:tblStyle w:val="20"/>
        <w:tblW w:type="auto" w:w="0"/>
        <w:tblLook w:firstColumn="1" w:firstRow="1" w:lastColumn="0" w:lastRow="0" w:noHBand="0" w:noVBand="1" w:val="04A0"/>
      </w:tblPr>
      <w:tblGrid>
        <w:gridCol w:w="2769"/>
        <w:gridCol w:w="2769"/>
        <w:gridCol w:w="2769"/>
      </w:tblGrid>
      <w:tr>
        <w:tc>
          <w:tcPr>
            <w:tcW w:type="dxa" w:w="2769"/>
          </w:tcPr>
          <w:p>
            <w:pPr>
              <w:spacing w:line="360" w:lineRule="auto" w:before="0" w:after="0"/>
            </w:pPr>
            <w:r/>
            <w:r>
              <w:rPr>
                <w:rFonts w:ascii="宋体" w:hAnsi="宋体" w:cs="宋体" w:eastAsia="宋体" w:hint="eastAsia"/>
                <w:b w:val="0"/>
                <w:sz w:val="24"/>
              </w:rPr>
              <w:t>名称</w:t>
            </w:r>
          </w:p>
        </w:tc>
        <w:tc>
          <w:tcPr>
            <w:tcW w:type="dxa" w:w="2769"/>
          </w:tcPr>
          <w:p>
            <w:pPr>
              <w:spacing w:line="360" w:lineRule="auto" w:before="0" w:after="0"/>
            </w:pPr>
            <w:r/>
            <w:r>
              <w:rPr>
                <w:rFonts w:ascii="宋体" w:hAnsi="宋体" w:cs="宋体" w:eastAsia="宋体" w:hint="eastAsia"/>
                <w:b w:val="0"/>
                <w:sz w:val="24"/>
              </w:rPr>
              <w:t>类型</w:t>
            </w:r>
          </w:p>
        </w:tc>
        <w:tc>
          <w:tcPr>
            <w:tcW w:type="dxa" w:w="2769"/>
          </w:tcPr>
          <w:p>
            <w:pPr>
              <w:spacing w:line="360" w:lineRule="auto" w:before="0" w:after="0"/>
            </w:pPr>
            <w:r/>
            <w:r>
              <w:rPr>
                <w:rFonts w:ascii="宋体" w:hAnsi="宋体" w:cs="宋体" w:eastAsia="宋体" w:hint="eastAsia"/>
                <w:b w:val="0"/>
                <w:sz w:val="24"/>
              </w:rPr>
              <w:t>规则/说明</w:t>
            </w:r>
          </w:p>
        </w:tc>
      </w:tr>
      <w:tr>
        <w:tc>
          <w:tcPr>
            <w:tcW w:type="dxa" w:w="2769"/>
          </w:tcPr>
          <w:p>
            <w:pPr>
              <w:spacing w:line="360" w:lineRule="auto" w:before="0" w:after="0"/>
            </w:pPr>
            <w:r/>
            <w:r>
              <w:rPr>
                <w:rFonts w:ascii="宋体" w:hAnsi="宋体" w:cs="宋体" w:eastAsia="宋体" w:hint="eastAsia"/>
                <w:b w:val="0"/>
                <w:sz w:val="24"/>
              </w:rPr>
              <w:t>待办详情－待办</w:t>
            </w:r>
          </w:p>
        </w:tc>
        <w:tc>
          <w:tcPr>
            <w:tcW w:type="dxa" w:w="2769"/>
          </w:tcPr>
          <w:p>
            <w:pPr>
              <w:spacing w:line="360" w:lineRule="auto" w:before="0" w:after="0"/>
            </w:pPr>
            <w:r/>
            <w:r>
              <w:rPr>
                <w:rFonts w:ascii="宋体" w:hAnsi="宋体" w:cs="宋体" w:eastAsia="宋体" w:hint="eastAsia"/>
                <w:b w:val="0"/>
                <w:sz w:val="24"/>
              </w:rPr>
              <w:t>按钮</w:t>
            </w:r>
          </w:p>
        </w:tc>
        <w:tc>
          <w:tcPr>
            <w:tcW w:type="dxa" w:w="2769"/>
          </w:tcPr>
          <w:p>
            <w:pPr>
              <w:spacing w:line="360" w:lineRule="auto" w:before="0" w:after="0"/>
            </w:pPr>
            <w:r/>
            <w:r>
              <w:rPr>
                <w:rFonts w:ascii="宋体" w:hAnsi="宋体" w:cs="宋体" w:eastAsia="宋体" w:hint="eastAsia"/>
                <w:b w:val="0"/>
                <w:sz w:val="24"/>
              </w:rPr>
              <w:t>点击后进入对应项目的需提交待办详情页</w:t>
            </w:r>
          </w:p>
        </w:tc>
      </w:tr>
      <w:tr>
        <w:tc>
          <w:tcPr>
            <w:tcW w:type="dxa" w:w="2769"/>
          </w:tcPr>
          <w:p>
            <w:pPr>
              <w:spacing w:line="360" w:lineRule="auto" w:before="0" w:after="0"/>
            </w:pPr>
            <w:r/>
            <w:r>
              <w:rPr>
                <w:rFonts w:ascii="宋体" w:hAnsi="宋体" w:cs="宋体" w:eastAsia="宋体" w:hint="eastAsia"/>
                <w:b w:val="0"/>
                <w:sz w:val="24"/>
              </w:rPr>
              <w:t>提交</w:t>
            </w:r>
          </w:p>
        </w:tc>
        <w:tc>
          <w:tcPr>
            <w:tcW w:type="dxa" w:w="2769"/>
          </w:tcPr>
          <w:p>
            <w:pPr>
              <w:spacing w:line="360" w:lineRule="auto" w:before="0" w:after="0"/>
            </w:pPr>
            <w:r/>
            <w:r>
              <w:rPr>
                <w:rFonts w:ascii="宋体" w:hAnsi="宋体" w:cs="宋体" w:eastAsia="宋体" w:hint="eastAsia"/>
                <w:b w:val="0"/>
                <w:sz w:val="24"/>
              </w:rPr>
              <w:t>按钮</w:t>
            </w:r>
          </w:p>
        </w:tc>
        <w:tc>
          <w:tcPr>
            <w:tcW w:type="dxa" w:w="2769"/>
          </w:tcPr>
          <w:p>
            <w:pPr>
              <w:spacing w:line="360" w:lineRule="auto" w:before="0" w:after="0"/>
            </w:pPr>
            <w:r/>
            <w:r>
              <w:rPr>
                <w:rFonts w:ascii="宋体" w:hAnsi="宋体" w:cs="宋体" w:eastAsia="宋体" w:hint="eastAsia"/>
                <w:b w:val="0"/>
                <w:sz w:val="24"/>
              </w:rPr>
              <w:t>勾选需要提交的底稿目录，点击提交按钮可进行提交操作</w:t>
            </w:r>
          </w:p>
        </w:tc>
      </w:tr>
      <w:tr>
        <w:tc>
          <w:tcPr>
            <w:tcW w:type="dxa" w:w="2769"/>
          </w:tcPr>
          <w:p>
            <w:pPr>
              <w:spacing w:line="360" w:lineRule="auto" w:before="0" w:after="0"/>
            </w:pPr>
            <w:r/>
            <w:r>
              <w:rPr>
                <w:rFonts w:ascii="宋体" w:hAnsi="宋体" w:cs="宋体" w:eastAsia="宋体" w:hint="eastAsia"/>
                <w:b w:val="0"/>
                <w:sz w:val="24"/>
              </w:rPr>
              <w:t>更多操作</w:t>
            </w:r>
          </w:p>
        </w:tc>
        <w:tc>
          <w:tcPr>
            <w:tcW w:type="dxa" w:w="2769"/>
          </w:tcPr>
          <w:p>
            <w:pPr>
              <w:spacing w:line="360" w:lineRule="auto" w:before="0" w:after="0"/>
            </w:pPr>
            <w:r/>
            <w:r>
              <w:rPr>
                <w:rFonts w:ascii="宋体" w:hAnsi="宋体" w:cs="宋体" w:eastAsia="宋体" w:hint="eastAsia"/>
                <w:b w:val="0"/>
                <w:sz w:val="24"/>
              </w:rPr>
              <w:t>下拉选择</w:t>
            </w:r>
          </w:p>
        </w:tc>
        <w:tc>
          <w:tcPr>
            <w:tcW w:type="dxa" w:w="2769"/>
          </w:tcPr>
          <w:p>
            <w:pPr>
              <w:spacing w:line="360" w:lineRule="auto" w:before="0" w:after="0"/>
            </w:pPr>
            <w:r/>
            <w:r>
              <w:rPr>
                <w:rFonts w:ascii="宋体" w:hAnsi="宋体" w:cs="宋体" w:eastAsia="宋体" w:hint="eastAsia"/>
                <w:b w:val="0"/>
                <w:sz w:val="24"/>
              </w:rPr>
              <w:t>可进行底稿目录索引、附件引用、引用流程、引用底稿、填写说明的操作</w:t>
            </w:r>
          </w:p>
        </w:tc>
      </w:tr>
    </w:tbl>
    <w:p>
      <w:pPr>
        <w:spacing w:line="360" w:lineRule="auto"/>
      </w:pPr>
      <w:r>
        <w:rPr>
          <w:rFonts w:ascii="宋体" w:hAnsi="宋体" w:cs="宋体" w:eastAsia="宋体" w:hint="eastAsia"/>
          <w:sz w:val="24"/>
        </w:rPr>
        <w:t>界面原型图：（此处插入页面截图）</w:t>
      </w:r>
    </w:p>
    <w:p>
      <w:pPr>
        <w:spacing w:line="360" w:lineRule="auto"/>
      </w:pPr>
      <w:r>
        <w:rPr>
          <w:rFonts w:ascii="宋体" w:hAnsi="宋体" w:cs="宋体" w:eastAsia="宋体" w:hint="eastAsia"/>
          <w:sz w:val="24"/>
        </w:rPr>
        <w:t>字段逻辑：不涉及</w:t>
      </w:r>
    </w:p>
    <w:p>
      <w:pPr>
        <w:pStyle w:val="6"/>
        <w:spacing w:line="360" w:lineRule="auto"/>
      </w:pPr>
      <w:r>
        <w:rPr>
          <w:rFonts w:hint="eastAsia"/>
        </w:rPr>
        <w:t>补充说明</w:t>
      </w:r>
    </w:p>
    <w:p>
      <w:pPr>
        <w:spacing w:line="360" w:lineRule="auto"/>
      </w:pPr>
      <w:r>
        <w:rPr>
          <w:rFonts w:ascii="宋体" w:hAnsi="宋体" w:cs="宋体" w:eastAsia="宋体" w:hint="eastAsia"/>
          <w:sz w:val="24"/>
        </w:rPr>
        <w:t>无</w:t>
      </w:r>
    </w:p>
    <w:p>
      <w:pPr>
        <w:pStyle w:val="2"/>
        <w:spacing w:line="360" w:lineRule="auto"/>
      </w:pPr>
      <w:r>
        <w:rPr>
          <w:rFonts w:hint="eastAsia"/>
        </w:rPr>
        <w:t>自律报送系统标准产品需求</w:t>
      </w:r>
    </w:p>
    <w:p>
      <w:pPr>
        <w:pStyle w:val="2"/>
        <w:spacing w:line="360" w:lineRule="auto"/>
      </w:pPr>
      <w:r>
        <w:rPr>
          <w:rFonts w:hint="eastAsia"/>
        </w:rPr>
        <w:t>定制化需求</w:t>
      </w:r>
    </w:p>
    <w:p>
      <w:pPr>
        <w:pStyle w:val="3"/>
        <w:spacing w:line="360" w:lineRule="auto"/>
      </w:pPr>
      <w:r>
        <w:rPr>
          <w:rFonts w:hint="eastAsia"/>
        </w:rPr>
        <w:t>定制化需求引言</w:t>
      </w:r>
    </w:p>
    <w:p>
      <w:pPr>
        <w:pStyle w:val="4"/>
        <w:spacing w:line="360" w:lineRule="auto"/>
      </w:pPr>
      <w:r>
        <w:rPr>
          <w:rFonts w:hint="eastAsia"/>
        </w:rPr>
        <w:t>编写目的</w:t>
      </w:r>
    </w:p>
    <w:p>
      <w:pPr>
        <w:pStyle w:val="4"/>
        <w:spacing w:line="360" w:lineRule="auto"/>
      </w:pPr>
      <w:r>
        <w:rPr>
          <w:rFonts w:hint="eastAsia"/>
        </w:rPr>
        <w:t>项目背景</w:t>
      </w:r>
    </w:p>
    <w:p>
      <w:pPr>
        <w:pStyle w:val="3"/>
        <w:spacing w:line="360" w:lineRule="auto"/>
      </w:pPr>
      <w:r>
        <w:rPr>
          <w:rFonts w:hint="eastAsia"/>
        </w:rPr>
        <w:t>需求总览</w:t>
      </w:r>
    </w:p>
    <w:tbl>
      <w:tblPr>
        <w:tblStyle w:val="20"/>
        <w:tblW w:type="auto" w:w="0"/>
        <w:tblLook w:firstColumn="1" w:firstRow="1" w:lastColumn="0" w:lastRow="0" w:noHBand="0" w:noVBand="1" w:val="04A0"/>
      </w:tblPr>
      <w:tblGrid>
        <w:gridCol w:w="2769"/>
        <w:gridCol w:w="2769"/>
        <w:gridCol w:w="2769"/>
      </w:tblGrid>
      <w:tr>
        <w:tc>
          <w:tcPr>
            <w:tcW w:type="dxa" w:w="2769"/>
          </w:tcPr>
          <w:p>
            <w:pPr>
              <w:spacing w:line="360" w:lineRule="auto" w:before="0" w:after="0"/>
            </w:pPr>
            <w:r/>
            <w:r>
              <w:rPr>
                <w:rFonts w:ascii="宋体" w:hAnsi="宋体" w:cs="宋体" w:eastAsia="宋体" w:hint="eastAsia"/>
                <w:b w:val="0"/>
                <w:sz w:val="24"/>
              </w:rPr>
              <w:t>条目</w:t>
            </w:r>
          </w:p>
        </w:tc>
        <w:tc>
          <w:tcPr>
            <w:tcW w:type="dxa" w:w="2769"/>
          </w:tcPr>
          <w:p>
            <w:pPr>
              <w:spacing w:line="360" w:lineRule="auto" w:before="0" w:after="0"/>
            </w:pPr>
            <w:r/>
            <w:r>
              <w:rPr>
                <w:rFonts w:ascii="宋体" w:hAnsi="宋体" w:cs="宋体" w:eastAsia="宋体" w:hint="eastAsia"/>
                <w:b w:val="0"/>
                <w:sz w:val="24"/>
              </w:rPr>
              <w:t>需求名称</w:t>
            </w:r>
          </w:p>
        </w:tc>
        <w:tc>
          <w:tcPr>
            <w:tcW w:type="dxa" w:w="2769"/>
          </w:tcPr>
          <w:p>
            <w:pPr>
              <w:spacing w:line="360" w:lineRule="auto" w:before="0" w:after="0"/>
            </w:pPr>
            <w:r/>
            <w:r>
              <w:rPr>
                <w:rFonts w:ascii="宋体" w:hAnsi="宋体" w:cs="宋体" w:eastAsia="宋体" w:hint="eastAsia"/>
                <w:b w:val="0"/>
                <w:sz w:val="24"/>
              </w:rPr>
              <w:t>新系统主要落点</w:t>
            </w:r>
          </w:p>
        </w:tc>
      </w:tr>
      <w:tr>
        <w:tc>
          <w:tcPr>
            <w:tcW w:type="dxa" w:w="2769"/>
          </w:tcPr>
          <w:p>
            <w:pPr>
              <w:spacing w:line="360" w:lineRule="auto" w:before="0" w:after="0"/>
            </w:pPr>
            <w:r/>
            <w:r>
              <w:rPr>
                <w:rFonts w:ascii="宋体" w:hAnsi="宋体" w:cs="宋体" w:eastAsia="宋体" w:hint="eastAsia"/>
                <w:b w:val="0"/>
                <w:sz w:val="24"/>
              </w:rPr>
              <w:t>1.0</w:t>
            </w:r>
          </w:p>
        </w:tc>
        <w:tc>
          <w:tcPr>
            <w:tcW w:type="dxa" w:w="2769"/>
          </w:tcPr>
          <w:p>
            <w:pPr>
              <w:spacing w:line="360" w:lineRule="auto" w:before="0" w:after="0"/>
            </w:pPr>
            <w:r/>
            <w:r>
              <w:rPr>
                <w:rFonts w:ascii="宋体" w:hAnsi="宋体" w:cs="宋体" w:eastAsia="宋体" w:hint="eastAsia"/>
                <w:b w:val="0"/>
                <w:sz w:val="24"/>
              </w:rPr>
              <w:t>（示例）××系统对接增加字段</w:t>
            </w:r>
          </w:p>
        </w:tc>
        <w:tc>
          <w:tcPr>
            <w:tcW w:type="dxa" w:w="2769"/>
          </w:tcPr>
          <w:p>
            <w:pPr>
              <w:spacing w:line="360" w:lineRule="auto" w:before="0" w:after="0"/>
            </w:pPr>
            <w:r/>
            <w:r>
              <w:rPr>
                <w:rFonts w:ascii="宋体" w:hAnsi="宋体" w:cs="宋体" w:eastAsia="宋体" w:hint="eastAsia"/>
                <w:b w:val="0"/>
                <w:sz w:val="24"/>
              </w:rPr>
              <w:t>（示例）系统对接说明、数据自动采集</w:t>
            </w:r>
          </w:p>
        </w:tc>
      </w:tr>
    </w:tbl>
    <w:p>
      <w:pPr>
        <w:pStyle w:val="3"/>
        <w:spacing w:line="360" w:lineRule="auto"/>
      </w:pPr>
      <w:r>
        <w:rPr>
          <w:rFonts w:hint="eastAsia"/>
        </w:rPr>
        <w:t>系统对接需求</w:t>
      </w:r>
    </w:p>
    <w:p>
      <w:pPr>
        <w:pStyle w:val="4"/>
        <w:spacing w:line="360" w:lineRule="auto"/>
      </w:pPr>
      <w:r>
        <w:rPr>
          <w:rFonts w:hint="eastAsia"/>
        </w:rPr>
        <w:t>（示例）××系统对接</w:t>
      </w:r>
    </w:p>
    <w:p>
      <w:pPr>
        <w:spacing w:line="360" w:lineRule="auto"/>
      </w:pPr>
      <w:r>
        <w:rPr>
          <w:rFonts w:ascii="宋体" w:hAnsi="宋体" w:cs="宋体" w:eastAsia="宋体" w:hint="eastAsia"/>
          <w:sz w:val="24"/>
        </w:rPr>
        <w:t>模块：××系统对接</w:t>
      </w:r>
    </w:p>
    <w:p>
      <w:pPr>
        <w:spacing w:line="360" w:lineRule="auto"/>
      </w:pPr>
      <w:r>
        <w:rPr>
          <w:rFonts w:ascii="宋体" w:hAnsi="宋体" w:cs="宋体" w:eastAsia="宋体" w:hint="eastAsia"/>
          <w:sz w:val="24"/>
        </w:rPr>
        <w:t>需求说明：</w:t>
      </w:r>
    </w:p>
    <w:p>
      <w:pPr>
        <w:pStyle w:val="3"/>
        <w:spacing w:line="360" w:lineRule="auto"/>
      </w:pPr>
      <w:r>
        <w:rPr>
          <w:rFonts w:hint="eastAsia"/>
        </w:rPr>
        <w:t>功能需求</w:t>
      </w:r>
    </w:p>
    <w:p>
      <w:pPr>
        <w:pStyle w:val="4"/>
        <w:spacing w:line="360" w:lineRule="auto"/>
      </w:pPr>
      <w:r>
        <w:rPr>
          <w:rFonts w:hint="eastAsia"/>
        </w:rPr>
        <w:t>（示例）××统计</w:t>
      </w:r>
    </w:p>
    <w:p>
      <w:pPr>
        <w:pStyle w:val="6"/>
        <w:spacing w:line="360" w:lineRule="auto"/>
      </w:pPr>
      <w:r>
        <w:rPr>
          <w:rFonts w:hint="eastAsia"/>
        </w:rPr>
        <w:t>用户场景</w:t>
      </w:r>
    </w:p>
    <w:p>
      <w:pPr>
        <w:pStyle w:val="6"/>
        <w:spacing w:line="360" w:lineRule="auto"/>
      </w:pPr>
      <w:r>
        <w:rPr>
          <w:rFonts w:hint="eastAsia"/>
        </w:rPr>
        <w:t>功能描述</w:t>
      </w:r>
    </w:p>
    <w:p>
      <w:pPr>
        <w:spacing w:line="360" w:lineRule="auto"/>
      </w:pPr>
      <w:r>
        <w:rPr>
          <w:rFonts w:ascii="宋体" w:hAnsi="宋体" w:cs="宋体" w:eastAsia="宋体" w:hint="eastAsia"/>
          <w:sz w:val="24"/>
        </w:rPr>
        <w:t>补充权限/功能描述/补充说明，格式同上。</w:t>
      </w: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阿栋" w:date="2026-09-10T14:21:59Z" w:initials="Adong">
    <w:p w14:paraId="1CCD87D4">
      <w:pPr>
        <w:pStyle w:val="11"/>
        <w:rPr>
          <w:rFonts w:hint="default" w:eastAsia="宋体"/>
          <w:lang w:val="en-US" w:eastAsia="zh-CN"/>
        </w:rPr>
      </w:pPr>
      <w:r>
        <w:rPr>
          <w:rFonts w:hint="eastAsia"/>
          <w:lang w:val="en-US" w:eastAsia="zh-CN"/>
        </w:rPr>
        <w:t>新增提醒下载助手提醒内容！</w:t>
      </w:r>
    </w:p>
  </w:comment>
  <w:comment w:id="1" w:author="阿栋" w:date="2026-09-10T14:48:45Z" w:initials="Adong">
    <w:p w14:paraId="0E308C12">
      <w:pPr>
        <w:pStyle w:val="11"/>
        <w:rPr>
          <w:rFonts w:hint="default" w:eastAsia="宋体"/>
          <w:lang w:val="en-US" w:eastAsia="zh-CN"/>
        </w:rPr>
      </w:pPr>
      <w:r>
        <w:rPr>
          <w:rFonts w:hint="eastAsia"/>
          <w:lang w:val="en-US" w:eastAsia="zh-CN"/>
        </w:rPr>
        <w:t>助手端需求介绍优化，功能变化不大</w:t>
      </w:r>
    </w:p>
  </w:comment>
  <w:comment w:id="2" w:author="阿栋" w:date="2026-09-10T14:49:52Z" w:initials="Adong">
    <w:p w14:paraId="15EBC710">
      <w:pPr>
        <w:pStyle w:val="11"/>
        <w:rPr>
          <w:rFonts w:hint="default" w:eastAsia="宋体"/>
          <w:lang w:val="en-US" w:eastAsia="zh-CN"/>
        </w:rPr>
      </w:pPr>
      <w:r>
        <w:rPr>
          <w:rFonts w:hint="eastAsia"/>
          <w:lang w:val="en-US" w:eastAsia="zh-CN"/>
        </w:rPr>
        <w:t>开源不涉及，去掉</w:t>
      </w:r>
    </w:p>
  </w:comment>
  <w:comment w:id="3" w:author="阿栋" w:date="2026-09-10T14:50:03Z" w:initials="Adong">
    <w:p w14:paraId="49228026">
      <w:pPr>
        <w:pStyle w:val="11"/>
        <w:rPr>
          <w:rFonts w:hint="default" w:eastAsia="宋体"/>
          <w:lang w:val="en-US" w:eastAsia="zh-CN"/>
        </w:rPr>
      </w:pPr>
      <w:r>
        <w:rPr>
          <w:rFonts w:hint="eastAsia"/>
          <w:lang w:val="en-US" w:eastAsia="zh-CN"/>
        </w:rPr>
        <w:t>开源不涉及，去掉</w:t>
      </w:r>
    </w:p>
  </w:comment>
  <w:comment w:id="4" w:author="阿栋" w:date="2026-09-10T14:50:36Z" w:initials="Adong">
    <w:p w14:paraId="58CDF293">
      <w:pPr>
        <w:pStyle w:val="11"/>
        <w:rPr>
          <w:rFonts w:hint="default" w:eastAsia="宋体"/>
          <w:lang w:val="en-US" w:eastAsia="zh-CN"/>
        </w:rPr>
      </w:pPr>
      <w:r>
        <w:rPr>
          <w:rFonts w:hint="eastAsia"/>
          <w:lang w:val="en-US" w:eastAsia="zh-CN"/>
        </w:rPr>
        <w:t>截图+功能说明。去掉详细的字段介绍。</w:t>
      </w:r>
    </w:p>
  </w:comment>
  <w:comment w:id="5" w:author="Lemon" w:date="2024-10-17T16:43:14Z" w:initials="">
    <w:p w14:paraId="3990E88A">
      <w:pPr>
        <w:pStyle w:val="11"/>
        <w:rPr>
          <w:rFonts w:hint="eastAsia" w:eastAsia="宋体"/>
          <w:lang w:val="en-US" w:eastAsia="zh-CN"/>
        </w:rPr>
      </w:pPr>
      <w:r>
        <w:rPr>
          <w:rFonts w:hint="eastAsia"/>
          <w:lang w:val="en-US" w:eastAsia="zh-CN"/>
        </w:rPr>
        <w:t>补充</w:t>
      </w:r>
    </w:p>
  </w:comment>
  <w:comment w:id="6" w:author="CaptainYE" w:date="2024-10-22T17:14:44Z" w:initials="">
    <w:p w14:paraId="1FF54DA3">
      <w:pPr>
        <w:pStyle w:val="11"/>
        <w:rPr>
          <w:rFonts w:hint="eastAsia" w:eastAsia="宋体"/>
          <w:lang w:val="en-US" w:eastAsia="zh-CN"/>
        </w:rPr>
      </w:pPr>
      <w:r>
        <w:rPr>
          <w:rFonts w:hint="eastAsia"/>
          <w:lang w:val="en-US" w:eastAsia="zh-CN"/>
        </w:rPr>
        <w:t>已补充</w:t>
      </w:r>
    </w:p>
  </w:comment>
  <w:comment w:id="7" w:author="Lemon" w:date="2024-10-17T16:43:00Z" w:initials="">
    <w:p w14:paraId="4C0EA7FF">
      <w:pPr>
        <w:pStyle w:val="11"/>
        <w:rPr>
          <w:rFonts w:hint="eastAsia" w:eastAsia="宋体"/>
          <w:lang w:val="en-US" w:eastAsia="zh-CN"/>
        </w:rPr>
      </w:pPr>
      <w:r>
        <w:rPr>
          <w:rFonts w:hint="eastAsia"/>
          <w:lang w:val="en-US" w:eastAsia="zh-CN"/>
        </w:rPr>
        <w:t>补充</w:t>
      </w:r>
    </w:p>
  </w:comment>
  <w:comment w:id="8" w:author="CaptainYE" w:date="2024-10-22T17:37:23Z" w:initials="">
    <w:p w14:paraId="35810B29">
      <w:pPr>
        <w:pStyle w:val="11"/>
        <w:rPr>
          <w:rFonts w:hint="eastAsia" w:eastAsia="宋体"/>
          <w:lang w:val="en-US" w:eastAsia="zh-CN"/>
        </w:rPr>
      </w:pPr>
      <w:r>
        <w:rPr>
          <w:rFonts w:hint="eastAsia"/>
          <w:lang w:val="en-US" w:eastAsia="zh-CN"/>
        </w:rPr>
        <w:t>已补充</w:t>
      </w:r>
    </w:p>
  </w:comment>
  <w:comment w:id="9" w:author="Lemon" w:date="2024-11-26T16:28:30Z" w:initials="">
    <w:p w14:paraId="6D37DB0B">
      <w:pPr>
        <w:pStyle w:val="11"/>
        <w:rPr>
          <w:rFonts w:hint="default" w:eastAsia="宋体"/>
          <w:lang w:val="en-US" w:eastAsia="zh-CN"/>
        </w:rPr>
      </w:pPr>
      <w:r>
        <w:rPr>
          <w:rFonts w:hint="eastAsia"/>
          <w:lang w:val="en-US" w:eastAsia="zh-CN"/>
        </w:rPr>
        <w:t>修改债券报送规则说明</w:t>
      </w:r>
    </w:p>
  </w:comment>
  <w:comment w:id="10" w:author="Lemon" w:date="2024-10-17T16:43:29Z" w:initials="">
    <w:p w14:paraId="1363C7B7">
      <w:pPr>
        <w:pStyle w:val="11"/>
        <w:rPr>
          <w:rFonts w:hint="eastAsia" w:eastAsia="宋体"/>
          <w:lang w:val="en-US" w:eastAsia="zh-CN"/>
        </w:rPr>
      </w:pPr>
      <w:r>
        <w:rPr>
          <w:rFonts w:hint="eastAsia"/>
          <w:lang w:val="en-US" w:eastAsia="zh-CN"/>
        </w:rPr>
        <w:t>补充</w:t>
      </w:r>
    </w:p>
  </w:comment>
  <w:comment w:id="11" w:author="CaptainYE" w:date="2024-10-22T17:55:23Z" w:initials="">
    <w:p w14:paraId="50E0036B">
      <w:pPr>
        <w:pStyle w:val="11"/>
        <w:rPr>
          <w:rFonts w:hint="eastAsia" w:eastAsia="宋体"/>
          <w:lang w:val="en-US" w:eastAsia="zh-CN"/>
        </w:rPr>
      </w:pPr>
      <w:r>
        <w:rPr>
          <w:rFonts w:hint="eastAsia"/>
          <w:lang w:val="en-US" w:eastAsia="zh-CN"/>
        </w:rPr>
        <w:t>已补充</w:t>
      </w:r>
    </w:p>
  </w:comment>
  <w:comment w:id="12" w:author="Lemon" w:date="2024-10-17T16:43:40Z" w:initials="">
    <w:p w14:paraId="6AF0CC5C">
      <w:pPr>
        <w:pStyle w:val="11"/>
        <w:rPr>
          <w:rFonts w:hint="eastAsia" w:eastAsia="宋体"/>
          <w:lang w:val="en-US" w:eastAsia="zh-CN"/>
        </w:rPr>
      </w:pPr>
      <w:r>
        <w:rPr>
          <w:rFonts w:hint="eastAsia"/>
          <w:lang w:val="en-US" w:eastAsia="zh-CN"/>
        </w:rPr>
        <w:t>补充</w:t>
      </w:r>
    </w:p>
  </w:comment>
  <w:comment w:id="13" w:author="CaptainYE" w:date="2024-10-22T18:08:27Z" w:initials="">
    <w:p w14:paraId="5974C1EF">
      <w:pPr>
        <w:pStyle w:val="11"/>
        <w:rPr>
          <w:rFonts w:hint="eastAsia" w:eastAsia="宋体"/>
          <w:lang w:val="en-US" w:eastAsia="zh-CN"/>
        </w:rPr>
      </w:pPr>
      <w:r>
        <w:rPr>
          <w:rFonts w:hint="eastAsia"/>
          <w:lang w:val="en-US" w:eastAsia="zh-CN"/>
        </w:rPr>
        <w:t>已补充</w:t>
      </w:r>
    </w:p>
  </w:comment>
  <w:comment w:id="14" w:author="CaptainYE" w:date="2024-11-08T14:36:33Z" w:initials="">
    <w:p w14:paraId="3748DC36">
      <w:pPr>
        <w:pStyle w:val="11"/>
        <w:rPr>
          <w:rFonts w:hint="eastAsia" w:eastAsia="宋体"/>
          <w:lang w:val="en-US" w:eastAsia="zh-CN"/>
        </w:rPr>
      </w:pPr>
      <w:r>
        <w:rPr>
          <w:rFonts w:hint="eastAsia"/>
          <w:lang w:val="en-US" w:eastAsia="zh-CN"/>
        </w:rPr>
        <w:t>待定</w:t>
      </w:r>
    </w:p>
  </w:comment>
  <w:comment w:id="15" w:author="Lemon" w:date="2024-10-17T17:06:28Z" w:initials="">
    <w:p w14:paraId="0905412D">
      <w:pPr>
        <w:pStyle w:val="11"/>
        <w:rPr>
          <w:rFonts w:hint="default" w:eastAsia="宋体"/>
          <w:lang w:val="en-US" w:eastAsia="zh-CN"/>
        </w:rPr>
      </w:pPr>
      <w:r>
        <w:rPr>
          <w:rFonts w:hint="eastAsia"/>
          <w:lang w:val="en-US" w:eastAsia="zh-CN"/>
        </w:rPr>
        <w:t>按照源数据合格不合格的样子进行修改</w:t>
      </w:r>
    </w:p>
  </w:comment>
  <w:comment w:id="16" w:author="CaptainYE" w:date="2024-10-22T18:39:48Z" w:initials="">
    <w:p w14:paraId="78E1F2EF">
      <w:pPr>
        <w:pStyle w:val="11"/>
        <w:rPr>
          <w:rFonts w:hint="default" w:eastAsia="宋体"/>
          <w:lang w:val="en-US" w:eastAsia="zh-CN"/>
        </w:rPr>
      </w:pPr>
      <w:r>
        <w:rPr>
          <w:rFonts w:hint="eastAsia"/>
          <w:lang w:val="en-US" w:eastAsia="zh-CN"/>
        </w:rPr>
        <w:t>已修改</w:t>
      </w:r>
    </w:p>
  </w:comment>
  <w:comment w:id="17" w:author="Lemon" w:date="2024-10-17T17:06:05Z" w:initials="">
    <w:p w14:paraId="01381722">
      <w:pPr>
        <w:pStyle w:val="11"/>
        <w:rPr>
          <w:rFonts w:hint="default" w:eastAsia="宋体"/>
          <w:lang w:val="en-US" w:eastAsia="zh-CN"/>
        </w:rPr>
      </w:pPr>
      <w:r>
        <w:rPr>
          <w:rFonts w:hint="eastAsia"/>
          <w:lang w:val="en-US" w:eastAsia="zh-CN"/>
        </w:rPr>
        <w:t>其他状态按照此格式进行修改</w:t>
      </w:r>
    </w:p>
  </w:comment>
  <w:comment w:id="18" w:author="CaptainYE" w:date="2024-10-22T18:55:57Z" w:initials="">
    <w:p w14:paraId="03679310">
      <w:pPr>
        <w:pStyle w:val="11"/>
        <w:rPr>
          <w:rFonts w:hint="eastAsia" w:eastAsia="宋体"/>
          <w:lang w:val="en-US" w:eastAsia="zh-CN"/>
        </w:rPr>
      </w:pPr>
      <w:r>
        <w:rPr>
          <w:rFonts w:hint="eastAsia"/>
          <w:lang w:val="en-US" w:eastAsia="zh-CN"/>
        </w:rPr>
        <w:t>已补充</w:t>
      </w:r>
    </w:p>
  </w:comment>
  <w:comment w:id="19" w:author="Lemon" w:date="2024-10-17T17:17:38Z" w:initials="">
    <w:p w14:paraId="511544BA">
      <w:pPr>
        <w:pStyle w:val="11"/>
        <w:rPr>
          <w:rFonts w:hint="default" w:eastAsia="宋体"/>
          <w:lang w:val="en-US" w:eastAsia="zh-CN"/>
        </w:rPr>
      </w:pPr>
      <w:r>
        <w:rPr>
          <w:rFonts w:hint="eastAsia"/>
          <w:lang w:val="en-US" w:eastAsia="zh-CN"/>
        </w:rPr>
        <w:t>按照新的需求进行修改</w:t>
      </w:r>
    </w:p>
  </w:comment>
  <w:comment w:id="20" w:author="CaptainYE" w:date="2024-10-18T10:09:41Z" w:initials="">
    <w:p w14:paraId="28BAA6F7">
      <w:pPr>
        <w:pStyle w:val="11"/>
        <w:rPr>
          <w:rFonts w:hint="eastAsia" w:eastAsia="宋体"/>
          <w:lang w:val="en-US" w:eastAsia="zh-CN"/>
        </w:rPr>
      </w:pPr>
      <w:r>
        <w:rPr>
          <w:rFonts w:hint="eastAsia"/>
          <w:lang w:val="en-US" w:eastAsia="zh-CN"/>
        </w:rPr>
        <w:t>已修改</w:t>
      </w:r>
    </w:p>
  </w:comment>
  <w:comment w:id="21" w:author="Lemon" w:date="2024-10-17T17:31:27Z" w:initials="">
    <w:p w14:paraId="31B5588E">
      <w:pPr>
        <w:pStyle w:val="11"/>
        <w:rPr>
          <w:rFonts w:hint="default" w:eastAsia="宋体"/>
          <w:lang w:val="en-US" w:eastAsia="zh-CN"/>
        </w:rPr>
      </w:pPr>
      <w:r>
        <w:rPr>
          <w:rFonts w:hint="eastAsia"/>
          <w:lang w:val="en-US" w:eastAsia="zh-CN"/>
        </w:rPr>
        <w:t>注意格式</w:t>
      </w:r>
    </w:p>
  </w:comment>
  <w:comment w:id="22" w:author="Lemon" w:date="2025-04-14T09:32:01Z" w:initials="">
    <w:p w14:paraId="056A076E">
      <w:pPr>
        <w:pStyle w:val="11"/>
        <w:rPr>
          <w:rFonts w:hint="default" w:eastAsia="宋体"/>
          <w:lang w:val="en-US" w:eastAsia="zh-CN"/>
        </w:rPr>
      </w:pPr>
      <w:r>
        <w:rPr>
          <w:rFonts w:hint="eastAsia"/>
          <w:lang w:val="en-US" w:eastAsia="zh-CN"/>
        </w:rPr>
        <w:t>如果客户没有手机端请将此章节删除</w:t>
      </w:r>
    </w:p>
  </w:comment>
  <w:comment w:id="23" w:author="阿栋" w:date="2026-09-08T14:53:39Z" w:initials="Adong">
    <w:p w14:paraId="63F23B72">
      <w:pPr>
        <w:pStyle w:val="11"/>
        <w:rPr>
          <w:rFonts w:hint="default" w:eastAsia="宋体"/>
          <w:lang w:val="en-US" w:eastAsia="zh-CN"/>
        </w:rPr>
      </w:pPr>
      <w:r>
        <w:rPr>
          <w:rFonts w:hint="eastAsia"/>
          <w:lang w:val="en-US" w:eastAsia="zh-CN"/>
        </w:rPr>
        <w:t>该需求是否真实存在</w:t>
      </w:r>
    </w:p>
  </w:comment>
  <w:comment w:id="24" w:author="阿栋" w:date="2026-09-10T15:28:04Z" w:initials="Adong">
    <w:p w14:paraId="146CBDF1">
      <w:pPr>
        <w:pStyle w:val="11"/>
        <w:rPr>
          <w:rFonts w:hint="default"/>
          <w:lang w:val="en-US" w:eastAsia="zh-CN"/>
        </w:rPr>
      </w:pPr>
      <w:r>
        <w:rPr>
          <w:rFonts w:hint="eastAsia"/>
          <w:lang w:val="en-US" w:eastAsia="zh-CN"/>
        </w:rPr>
        <w:t>提醒规则代码更新 @昭之</w:t>
      </w:r>
    </w:p>
  </w:comment>
  <w:comment w:id="25" w:author="阿栋" w:date="2026-09-16T11:03:41Z" w:initials="Adong">
    <w:p w14:paraId="79F4D8F2">
      <w:pPr>
        <w:pStyle w:val="11"/>
        <w:rPr>
          <w:rFonts w:hint="default"/>
          <w:lang w:val="en-US" w:eastAsia="zh-CN"/>
        </w:rPr>
      </w:pPr>
      <w:r>
        <w:rPr>
          <w:rFonts w:hint="eastAsia"/>
          <w:lang w:val="en-US" w:eastAsia="zh-CN"/>
        </w:rPr>
        <w:t>已完成</w:t>
      </w:r>
    </w:p>
  </w:comment>
  <w:comment w:id="26" w:author="阿栋" w:date="2026-09-10T15:19:53Z" w:initials="Adong">
    <w:p w14:paraId="22FBDB65">
      <w:pPr>
        <w:pStyle w:val="11"/>
        <w:rPr>
          <w:rFonts w:hint="default" w:eastAsia="宋体"/>
          <w:lang w:val="en-US" w:eastAsia="zh-CN"/>
        </w:rPr>
      </w:pPr>
      <w:r>
        <w:rPr>
          <w:rFonts w:hint="eastAsia"/>
          <w:lang w:val="en-US" w:eastAsia="zh-CN"/>
        </w:rPr>
        <w:t>细节补充</w:t>
      </w:r>
    </w:p>
  </w:comment>
  <w:comment w:id="27" w:author="阿栋" w:date="2026-09-16T14:16:01Z" w:initials="Adong">
    <w:p w14:paraId="386ED62E">
      <w:pPr>
        <w:pStyle w:val="11"/>
        <w:rPr>
          <w:rFonts w:hint="default" w:eastAsia="宋体"/>
          <w:lang w:val="en-US" w:eastAsia="zh-CN"/>
        </w:rPr>
      </w:pPr>
      <w:r>
        <w:rPr>
          <w:rFonts w:hint="eastAsia"/>
          <w:lang w:val="en-US" w:eastAsia="zh-CN"/>
        </w:rPr>
        <w:t>已补充</w:t>
      </w:r>
    </w:p>
  </w:comment>
  <w:comment w:id="28" w:author="阿栋" w:date="2026-09-08T14:21:58Z" w:initials="Adong">
    <w:p w14:paraId="4110EA1D">
      <w:pPr>
        <w:pStyle w:val="11"/>
        <w:numPr>
          <w:ilvl w:val="0"/>
          <w:numId w:val="2"/>
        </w:numPr>
        <w:rPr>
          <w:rFonts w:hint="eastAsia"/>
          <w:lang w:val="en-US" w:eastAsia="zh-CN"/>
        </w:rPr>
      </w:pPr>
      <w:r>
        <w:rPr>
          <w:rFonts w:hint="eastAsia"/>
          <w:lang w:val="en-US" w:eastAsia="zh-CN"/>
        </w:rPr>
        <w:t>OCR配置检测：选择检测指定的底稿目录项</w:t>
      </w:r>
    </w:p>
    <w:p w14:paraId="002FBD7D">
      <w:pPr>
        <w:pStyle w:val="11"/>
        <w:numPr>
          <w:ilvl w:val="0"/>
          <w:numId w:val="2"/>
        </w:numPr>
        <w:rPr>
          <w:rFonts w:hint="default"/>
          <w:lang w:val="en-US" w:eastAsia="zh-CN"/>
        </w:rPr>
      </w:pPr>
      <w:r>
        <w:rPr>
          <w:rFonts w:hint="eastAsia"/>
          <w:lang w:val="en-US" w:eastAsia="zh-CN"/>
        </w:rPr>
        <w:t>结合投行的利益冲突核查名单，比对检测出来的人是否进行了利冲核查</w:t>
      </w:r>
    </w:p>
    <w:p w14:paraId="0DE8D293">
      <w:pPr>
        <w:pStyle w:val="11"/>
        <w:numPr>
          <w:ilvl w:val="0"/>
          <w:numId w:val="2"/>
        </w:numPr>
        <w:rPr>
          <w:rFonts w:hint="default"/>
          <w:lang w:val="en-US" w:eastAsia="zh-CN"/>
        </w:rPr>
      </w:pPr>
      <w:r>
        <w:rPr>
          <w:rFonts w:hint="eastAsia"/>
          <w:lang w:val="en-US" w:eastAsia="zh-CN"/>
        </w:rPr>
        <w:t>导出对比核查表单</w:t>
      </w:r>
    </w:p>
  </w:comment>
  <w:comment w:id="29" w:author="阿栋" w:date="2026-09-08T14:30:35Z" w:initials="Adong">
    <w:p w14:paraId="5F213E7C">
      <w:pPr>
        <w:pStyle w:val="11"/>
        <w:rPr>
          <w:rFonts w:hint="default" w:eastAsia="宋体"/>
          <w:lang w:val="en-US" w:eastAsia="zh-CN"/>
        </w:rPr>
      </w:pPr>
      <w:r>
        <w:rPr>
          <w:rFonts w:hint="eastAsia"/>
          <w:lang w:val="en-US" w:eastAsia="zh-CN"/>
        </w:rPr>
        <w:t>待客户确认</w:t>
      </w:r>
    </w:p>
  </w:comment>
  <w:comment w:id="30" w:author="阿栋" w:date="2026-09-08T14:36:18Z" w:initials="Adong">
    <w:p w14:paraId="6AE58BE6">
      <w:pPr>
        <w:pStyle w:val="11"/>
        <w:rPr>
          <w:rFonts w:hint="default"/>
          <w:lang w:val="en-US" w:eastAsia="zh-CN"/>
        </w:rPr>
      </w:pPr>
      <w:r>
        <w:rPr>
          <w:rFonts w:hint="eastAsia"/>
          <w:lang w:val="en-US" w:eastAsia="zh-CN"/>
        </w:rPr>
        <w:t>待确认</w:t>
      </w:r>
    </w:p>
  </w:comment>
  <w:comment w:id="31" w:author="阿栋" w:date="2026-09-10T15:52:12Z" w:initials="Adong">
    <w:p w14:paraId="5CF7A25C">
      <w:pPr>
        <w:pStyle w:val="11"/>
        <w:rPr>
          <w:rFonts w:hint="default" w:eastAsia="宋体"/>
          <w:lang w:val="en-US" w:eastAsia="zh-CN"/>
        </w:rPr>
      </w:pPr>
      <w:r>
        <w:rPr>
          <w:rFonts w:hint="eastAsia"/>
          <w:lang w:val="en-US" w:eastAsia="zh-CN"/>
        </w:rPr>
        <w:t>需求完善补充</w:t>
      </w:r>
    </w:p>
  </w:comment>
  <w:comment w:id="32" w:author="阿栋" w:date="2026-09-10T15:52:56Z" w:initials="Adong">
    <w:p w14:paraId="1F96D323">
      <w:pPr>
        <w:pStyle w:val="11"/>
        <w:rPr>
          <w:rFonts w:hint="default" w:eastAsia="宋体"/>
          <w:lang w:val="en-US" w:eastAsia="zh-CN"/>
        </w:rPr>
      </w:pPr>
      <w:r>
        <w:rPr>
          <w:rFonts w:hint="eastAsia"/>
          <w:lang w:val="en-US" w:eastAsia="zh-CN"/>
        </w:rPr>
        <w:t>质控相关需求整理在一个地方</w:t>
      </w:r>
    </w:p>
  </w:comment>
  <w:comment w:id="33" w:author="阿栋" w:date="2026-09-10T16:05:51Z" w:initials="Adong">
    <w:p w14:paraId="333A9F24">
      <w:pPr>
        <w:pStyle w:val="11"/>
        <w:rPr>
          <w:rFonts w:hint="eastAsia"/>
          <w:lang w:val="en-US" w:eastAsia="zh-CN"/>
        </w:rPr>
      </w:pPr>
      <w:r>
        <w:rPr>
          <w:rFonts w:hint="eastAsia"/>
          <w:lang w:val="en-US" w:eastAsia="zh-CN"/>
        </w:rPr>
        <w:t>业务相关需求放一块</w:t>
      </w:r>
    </w:p>
    <w:p w14:paraId="45168D03">
      <w:pPr>
        <w:pStyle w:val="11"/>
        <w:rPr>
          <w:rFonts w:hint="default"/>
          <w:lang w:val="en-US" w:eastAsia="zh-CN"/>
        </w:rPr>
      </w:pPr>
      <w:r>
        <w:rPr>
          <w:rFonts w:hint="eastAsia"/>
          <w:lang w:val="en-US" w:eastAsia="zh-CN"/>
        </w:rPr>
        <w:t>公共接口对接放一块</w:t>
      </w:r>
    </w:p>
  </w:comment>
  <w:comment w:id="34" w:author="阿栋" w:date="2026-09-10T16:07:22Z" w:initials="Adong">
    <w:p w14:paraId="2769DA71">
      <w:pPr>
        <w:pStyle w:val="11"/>
        <w:rPr>
          <w:rFonts w:hint="default" w:eastAsia="宋体"/>
          <w:lang w:val="en-US" w:eastAsia="zh-CN"/>
        </w:rPr>
      </w:pPr>
      <w:r>
        <w:rPr>
          <w:rFonts w:hint="eastAsia"/>
          <w:lang w:val="en-US" w:eastAsia="zh-CN"/>
        </w:rPr>
        <w:t>更换截图，按最新调整后的截图展示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CD87D4" w15:done="0"/>
  <w15:commentEx w15:paraId="0E308C12" w15:done="0"/>
  <w15:commentEx w15:paraId="15EBC710" w15:done="0"/>
  <w15:commentEx w15:paraId="49228026" w15:done="0"/>
  <w15:commentEx w15:paraId="58CDF293" w15:done="0"/>
  <w15:commentEx w15:paraId="3990E88A" w15:done="0"/>
  <w15:commentEx w15:paraId="1FF54DA3" w15:done="0" w15:paraIdParent="3990E88A"/>
  <w15:commentEx w15:paraId="4C0EA7FF" w15:done="0"/>
  <w15:commentEx w15:paraId="35810B29" w15:done="0" w15:paraIdParent="4C0EA7FF"/>
  <w15:commentEx w15:paraId="6D37DB0B" w15:done="0"/>
  <w15:commentEx w15:paraId="1363C7B7" w15:done="0"/>
  <w15:commentEx w15:paraId="50E0036B" w15:done="0" w15:paraIdParent="1363C7B7"/>
  <w15:commentEx w15:paraId="6AF0CC5C" w15:done="0"/>
  <w15:commentEx w15:paraId="5974C1EF" w15:done="0" w15:paraIdParent="6AF0CC5C"/>
  <w15:commentEx w15:paraId="3748DC36" w15:done="0"/>
  <w15:commentEx w15:paraId="0905412D" w15:done="0"/>
  <w15:commentEx w15:paraId="78E1F2EF" w15:done="0" w15:paraIdParent="0905412D"/>
  <w15:commentEx w15:paraId="01381722" w15:done="0"/>
  <w15:commentEx w15:paraId="03679310" w15:done="0" w15:paraIdParent="01381722"/>
  <w15:commentEx w15:paraId="511544BA" w15:done="0"/>
  <w15:commentEx w15:paraId="28BAA6F7" w15:done="0" w15:paraIdParent="511544BA"/>
  <w15:commentEx w15:paraId="31B5588E" w15:done="0"/>
  <w15:commentEx w15:paraId="056A076E" w15:done="0"/>
  <w15:commentEx w15:paraId="63F23B72" w15:done="0"/>
  <w15:commentEx w15:paraId="146CBDF1" w15:done="1"/>
  <w15:commentEx w15:paraId="79F4D8F2" w15:done="1" w15:paraIdParent="146CBDF1"/>
  <w15:commentEx w15:paraId="22FBDB65" w15:done="1"/>
  <w15:commentEx w15:paraId="386ED62E" w15:done="1" w15:paraIdParent="22FBDB65"/>
  <w15:commentEx w15:paraId="0DE8D293" w15:done="0"/>
  <w15:commentEx w15:paraId="5F213E7C" w15:done="0"/>
  <w15:commentEx w15:paraId="6AE58BE6" w15:done="1"/>
  <w15:commentEx w15:paraId="5CF7A25C" w15:done="0"/>
  <w15:commentEx w15:paraId="1F96D323" w15:done="0"/>
  <w15:commentEx w15:paraId="45168D03" w15:done="0"/>
  <w15:commentEx w15:paraId="2769DA71"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aturday Sans Regular">
    <w:panose1 w:val="02010600010101010101"/>
    <w:charset w:val="86"/>
    <w:family w:val="auto"/>
    <w:pitch w:val="default"/>
    <w:sig w:usb0="00000001" w:usb1="080E0000" w:usb2="00000000" w:usb3="00000000" w:csb0="00040000" w:csb1="00000000"/>
  </w:font>
  <w:font w:name="方正黑体_GBK">
    <w:panose1 w:val="02010600010101010101"/>
    <w:charset w:val="86"/>
    <w:family w:val="auto"/>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Helvetica LT Pro">
    <w:panose1 w:val="020B0504020202020204"/>
    <w:charset w:val="00"/>
    <w:family w:val="auto"/>
    <w:pitch w:val="default"/>
    <w:sig w:usb0="A00002AF" w:usb1="5000204A" w:usb2="00000000" w:usb3="00000000" w:csb0="20000097" w:csb1="00000000"/>
  </w:font>
  <w:font w:name="微软雅黑">
    <w:panose1 w:val="020B0503020204020204"/>
    <w:charset w:val="86"/>
    <w:family w:val="auto"/>
    <w:pitch w:val="default"/>
    <w:sig w:usb0="80000287" w:usb1="2ACF3C50" w:usb2="00000016" w:usb3="00000000" w:csb0="0004001F" w:csb1="00000000"/>
  </w:font>
  <w:font w:name="Verdana">
    <w:panose1 w:val="020B0604030504040204"/>
    <w:charset w:val="00"/>
    <w:family w:val="swiss"/>
    <w:pitch w:val="default"/>
    <w:sig w:usb0="A00006FF" w:usb1="4000205B" w:usb2="00000010" w:usb3="00000000" w:csb0="2000019F"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onder Arial">
    <w:panose1 w:val="00000500000000000000"/>
    <w:charset w:val="00"/>
    <w:family w:val="auto"/>
    <w:pitch w:val="default"/>
    <w:sig w:usb0="00000003" w:usb1="00000000" w:usb2="00000000" w:usb3="00000000" w:csb0="20000011" w:csb1="00000000"/>
  </w:font>
  <w:font w:name="Laurentian Bold">
    <w:panose1 w:val="02010600010101010101"/>
    <w:charset w:val="86"/>
    <w:family w:val="auto"/>
    <w:pitch w:val="default"/>
    <w:sig w:usb0="00000001" w:usb1="080E0000" w:usb2="0000000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0F264">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13C79">
                          <w:pPr>
                            <w:pStyle w:val="1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rTzwMz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rTzwMzAgAAZQQAAA4AAAAAAAAAAQAgAAAAHwEAAGRycy9lMm9Eb2MueG1sUEsF&#10;BgAAAAAGAAYAWQEAAMQFAAAAAA==&#10;">
              <v:fill on="f" focussize="0,0"/>
              <v:stroke on="f" weight="0.5pt"/>
              <v:imagedata o:title=""/>
              <o:lock v:ext="edit" aspectratio="f"/>
              <v:textbox inset="0mm,0mm,0mm,0mm" style="mso-fit-shape-to-text:t;">
                <w:txbxContent>
                  <w:p w14:paraId="3C213C79">
                    <w:pPr>
                      <w:pStyle w:val="14"/>
                    </w:pPr>
                    <w:r>
                      <w:fldChar w:fldCharType="begin"/>
                    </w:r>
                    <w:r>
                      <w:instrText xml:space="preserve"> PAGE  \* MERGEFORMAT </w:instrText>
                    </w:r>
                    <w:r>
                      <w:fldChar w:fldCharType="separate"/>
                    </w:r>
                    <w:r>
                      <w:t>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DA44F">
    <w:pPr>
      <w:pStyle w:val="15"/>
      <w:tabs>
        <w:tab w:val="center" w:pos="4320"/>
        <w:tab w:val="right" w:pos="8640"/>
        <w:tab w:val="clear" w:pos="4153"/>
        <w:tab w:val="clear" w:pos="8306"/>
      </w:tabs>
      <w:jc w:val="right"/>
    </w:pPr>
    <w:r>
      <w:rPr>
        <w:rFonts w:hint="eastAsia"/>
        <w:sz w:val="24"/>
      </w:rPr>
      <w:t>业务需求说明书</w:t>
    </w:r>
    <w:r>
      <w:rPr>
        <w:rFonts w:ascii="Verdana" w:hAnsi="Verdana"/>
        <w:color w:val="000000"/>
      </w:rPr>
      <w:fldChar w:fldCharType="begin"/>
    </w:r>
    <w:r>
      <w:instrText xml:space="preserve"> INCLUDEPICTURE "C:\\Users\\011926\\AppData\\Local\\Microsoft\\Windows\\Temporary Internet Files\\Content.IE5\\9M21G07N\\cid:_Foxmail.1@e6ec0cfc-1b73-8adc-ad1d-31510273ccdb" \* MERGEFORMAT </w:instrText>
    </w:r>
    <w:r>
      <w:rPr>
        <w:rFonts w:ascii="Verdana" w:hAnsi="Verdana"/>
        <w:color w:val="00000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ACC29"/>
    <w:multiLevelType w:val="multilevel"/>
    <w:tmpl w:val="809ACC2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88A28F88"/>
    <w:multiLevelType w:val="singleLevel"/>
    <w:tmpl w:val="88A28F88"/>
    <w:lvl w:ilvl="0" w:tentative="0">
      <w:start w:val="1"/>
      <w:numFmt w:val="bullet"/>
      <w:lvlText w:val=""/>
      <w:lvlJc w:val="left"/>
      <w:pPr>
        <w:ind w:left="420" w:hanging="420"/>
      </w:pPr>
      <w:rPr>
        <w:rFonts w:hint="default" w:ascii="Wingdings" w:hAnsi="Wingdings"/>
      </w:rPr>
    </w:lvl>
  </w:abstractNum>
  <w:abstractNum w:abstractNumId="2">
    <w:nsid w:val="8B8E7283"/>
    <w:multiLevelType w:val="multilevel"/>
    <w:tmpl w:val="8B8E7283"/>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947BC2D3"/>
    <w:multiLevelType w:val="singleLevel"/>
    <w:tmpl w:val="947BC2D3"/>
    <w:lvl w:ilvl="0" w:tentative="0">
      <w:start w:val="1"/>
      <w:numFmt w:val="bullet"/>
      <w:lvlText w:val=""/>
      <w:lvlJc w:val="left"/>
      <w:pPr>
        <w:ind w:left="420" w:hanging="420"/>
      </w:pPr>
      <w:rPr>
        <w:rFonts w:hint="default" w:ascii="Wingdings" w:hAnsi="Wingdings"/>
      </w:rPr>
    </w:lvl>
  </w:abstractNum>
  <w:abstractNum w:abstractNumId="4">
    <w:nsid w:val="9DF5B81B"/>
    <w:multiLevelType w:val="singleLevel"/>
    <w:tmpl w:val="9DF5B81B"/>
    <w:lvl w:ilvl="0" w:tentative="0">
      <w:start w:val="1"/>
      <w:numFmt w:val="decimal"/>
      <w:suff w:val="nothing"/>
      <w:lvlText w:val="%1、"/>
      <w:lvlJc w:val="left"/>
    </w:lvl>
  </w:abstractNum>
  <w:abstractNum w:abstractNumId="5">
    <w:nsid w:val="A1BBC9E6"/>
    <w:multiLevelType w:val="singleLevel"/>
    <w:tmpl w:val="A1BBC9E6"/>
    <w:lvl w:ilvl="0" w:tentative="0">
      <w:start w:val="1"/>
      <w:numFmt w:val="decimal"/>
      <w:suff w:val="nothing"/>
      <w:lvlText w:val="%1、"/>
      <w:lvlJc w:val="left"/>
    </w:lvl>
  </w:abstractNum>
  <w:abstractNum w:abstractNumId="6">
    <w:nsid w:val="A3014104"/>
    <w:multiLevelType w:val="multilevel"/>
    <w:tmpl w:val="A3014104"/>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7">
    <w:nsid w:val="AE47268E"/>
    <w:multiLevelType w:val="singleLevel"/>
    <w:tmpl w:val="AE47268E"/>
    <w:lvl w:ilvl="0" w:tentative="0">
      <w:start w:val="1"/>
      <w:numFmt w:val="decimal"/>
      <w:suff w:val="nothing"/>
      <w:lvlText w:val="%1、"/>
      <w:lvlJc w:val="left"/>
    </w:lvl>
  </w:abstractNum>
  <w:abstractNum w:abstractNumId="8">
    <w:nsid w:val="AF7BB824"/>
    <w:multiLevelType w:val="singleLevel"/>
    <w:tmpl w:val="AF7BB824"/>
    <w:lvl w:ilvl="0" w:tentative="0">
      <w:start w:val="1"/>
      <w:numFmt w:val="bullet"/>
      <w:lvlText w:val=""/>
      <w:lvlJc w:val="left"/>
      <w:pPr>
        <w:ind w:left="420" w:hanging="420"/>
      </w:pPr>
      <w:rPr>
        <w:rFonts w:hint="default" w:ascii="Wingdings" w:hAnsi="Wingdings"/>
      </w:rPr>
    </w:lvl>
  </w:abstractNum>
  <w:abstractNum w:abstractNumId="9">
    <w:nsid w:val="AFE09502"/>
    <w:multiLevelType w:val="singleLevel"/>
    <w:tmpl w:val="AFE09502"/>
    <w:lvl w:ilvl="0" w:tentative="0">
      <w:start w:val="1"/>
      <w:numFmt w:val="decimal"/>
      <w:suff w:val="nothing"/>
      <w:lvlText w:val="%1、"/>
      <w:lvlJc w:val="left"/>
    </w:lvl>
  </w:abstractNum>
  <w:abstractNum w:abstractNumId="10">
    <w:nsid w:val="B475C07E"/>
    <w:multiLevelType w:val="singleLevel"/>
    <w:tmpl w:val="B475C07E"/>
    <w:lvl w:ilvl="0" w:tentative="0">
      <w:start w:val="1"/>
      <w:numFmt w:val="decimal"/>
      <w:suff w:val="nothing"/>
      <w:lvlText w:val="%1、"/>
      <w:lvlJc w:val="left"/>
    </w:lvl>
  </w:abstractNum>
  <w:abstractNum w:abstractNumId="11">
    <w:nsid w:val="B5FC5476"/>
    <w:multiLevelType w:val="singleLevel"/>
    <w:tmpl w:val="B5FC5476"/>
    <w:lvl w:ilvl="0" w:tentative="0">
      <w:start w:val="1"/>
      <w:numFmt w:val="decimal"/>
      <w:suff w:val="nothing"/>
      <w:lvlText w:val="%1、"/>
      <w:lvlJc w:val="left"/>
    </w:lvl>
  </w:abstractNum>
  <w:abstractNum w:abstractNumId="12">
    <w:nsid w:val="BFEA07D8"/>
    <w:multiLevelType w:val="singleLevel"/>
    <w:tmpl w:val="BFEA07D8"/>
    <w:lvl w:ilvl="0" w:tentative="0">
      <w:start w:val="1"/>
      <w:numFmt w:val="decimal"/>
      <w:suff w:val="nothing"/>
      <w:lvlText w:val="%1、"/>
      <w:lvlJc w:val="left"/>
    </w:lvl>
  </w:abstractNum>
  <w:abstractNum w:abstractNumId="13">
    <w:nsid w:val="C2921572"/>
    <w:multiLevelType w:val="singleLevel"/>
    <w:tmpl w:val="C2921572"/>
    <w:lvl w:ilvl="0" w:tentative="0">
      <w:start w:val="1"/>
      <w:numFmt w:val="decimal"/>
      <w:lvlText w:val="%1."/>
      <w:lvlJc w:val="left"/>
      <w:pPr>
        <w:tabs>
          <w:tab w:val="left" w:pos="312"/>
        </w:tabs>
      </w:pPr>
    </w:lvl>
  </w:abstractNum>
  <w:abstractNum w:abstractNumId="14">
    <w:nsid w:val="C7D489D9"/>
    <w:multiLevelType w:val="singleLevel"/>
    <w:tmpl w:val="C7D489D9"/>
    <w:lvl w:ilvl="0" w:tentative="0">
      <w:start w:val="1"/>
      <w:numFmt w:val="bullet"/>
      <w:lvlText w:val=""/>
      <w:lvlJc w:val="left"/>
      <w:pPr>
        <w:ind w:left="420" w:hanging="420"/>
      </w:pPr>
      <w:rPr>
        <w:rFonts w:hint="default" w:ascii="Wingdings" w:hAnsi="Wingdings"/>
      </w:rPr>
    </w:lvl>
  </w:abstractNum>
  <w:abstractNum w:abstractNumId="15">
    <w:nsid w:val="C8C0B917"/>
    <w:multiLevelType w:val="singleLevel"/>
    <w:tmpl w:val="C8C0B917"/>
    <w:lvl w:ilvl="0" w:tentative="0">
      <w:start w:val="1"/>
      <w:numFmt w:val="decimal"/>
      <w:lvlText w:val="%1."/>
      <w:lvlJc w:val="left"/>
      <w:pPr>
        <w:tabs>
          <w:tab w:val="left" w:pos="312"/>
        </w:tabs>
      </w:pPr>
    </w:lvl>
  </w:abstractNum>
  <w:abstractNum w:abstractNumId="16">
    <w:nsid w:val="C931F636"/>
    <w:multiLevelType w:val="singleLevel"/>
    <w:tmpl w:val="C931F636"/>
    <w:lvl w:ilvl="0" w:tentative="0">
      <w:start w:val="1"/>
      <w:numFmt w:val="decimal"/>
      <w:lvlText w:val="%1."/>
      <w:lvlJc w:val="left"/>
      <w:pPr>
        <w:tabs>
          <w:tab w:val="left" w:pos="312"/>
        </w:tabs>
      </w:pPr>
    </w:lvl>
  </w:abstractNum>
  <w:abstractNum w:abstractNumId="17">
    <w:nsid w:val="D4894FFF"/>
    <w:multiLevelType w:val="multilevel"/>
    <w:tmpl w:val="D4894FF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D8A3F357"/>
    <w:multiLevelType w:val="singleLevel"/>
    <w:tmpl w:val="D8A3F357"/>
    <w:lvl w:ilvl="0" w:tentative="0">
      <w:start w:val="1"/>
      <w:numFmt w:val="decimal"/>
      <w:lvlText w:val="%1."/>
      <w:lvlJc w:val="left"/>
      <w:pPr>
        <w:tabs>
          <w:tab w:val="left" w:pos="312"/>
        </w:tabs>
      </w:pPr>
    </w:lvl>
  </w:abstractNum>
  <w:abstractNum w:abstractNumId="19">
    <w:nsid w:val="D92C882C"/>
    <w:multiLevelType w:val="singleLevel"/>
    <w:tmpl w:val="D92C882C"/>
    <w:lvl w:ilvl="0" w:tentative="0">
      <w:start w:val="1"/>
      <w:numFmt w:val="bullet"/>
      <w:lvlText w:val=""/>
      <w:lvlJc w:val="left"/>
      <w:pPr>
        <w:ind w:left="420" w:hanging="420"/>
      </w:pPr>
      <w:rPr>
        <w:rFonts w:hint="default" w:ascii="Wingdings" w:hAnsi="Wingdings"/>
      </w:rPr>
    </w:lvl>
  </w:abstractNum>
  <w:abstractNum w:abstractNumId="20">
    <w:nsid w:val="DB13A5AD"/>
    <w:multiLevelType w:val="singleLevel"/>
    <w:tmpl w:val="DB13A5AD"/>
    <w:lvl w:ilvl="0" w:tentative="0">
      <w:start w:val="1"/>
      <w:numFmt w:val="decimal"/>
      <w:suff w:val="nothing"/>
      <w:lvlText w:val="%1、"/>
      <w:lvlJc w:val="left"/>
    </w:lvl>
  </w:abstractNum>
  <w:abstractNum w:abstractNumId="21">
    <w:nsid w:val="DB7FEC13"/>
    <w:multiLevelType w:val="singleLevel"/>
    <w:tmpl w:val="DB7FEC13"/>
    <w:lvl w:ilvl="0" w:tentative="0">
      <w:start w:val="1"/>
      <w:numFmt w:val="decimal"/>
      <w:suff w:val="nothing"/>
      <w:lvlText w:val="%1、"/>
      <w:lvlJc w:val="left"/>
    </w:lvl>
  </w:abstractNum>
  <w:abstractNum w:abstractNumId="22">
    <w:nsid w:val="E7FE43DB"/>
    <w:multiLevelType w:val="multilevel"/>
    <w:tmpl w:val="E7FE43DB"/>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3">
    <w:nsid w:val="E8C47787"/>
    <w:multiLevelType w:val="singleLevel"/>
    <w:tmpl w:val="E8C47787"/>
    <w:lvl w:ilvl="0" w:tentative="0">
      <w:start w:val="1"/>
      <w:numFmt w:val="decimal"/>
      <w:lvlText w:val="%1."/>
      <w:lvlJc w:val="left"/>
      <w:pPr>
        <w:tabs>
          <w:tab w:val="left" w:pos="312"/>
        </w:tabs>
      </w:pPr>
    </w:lvl>
  </w:abstractNum>
  <w:abstractNum w:abstractNumId="24">
    <w:nsid w:val="EFF042BD"/>
    <w:multiLevelType w:val="singleLevel"/>
    <w:tmpl w:val="EFF042BD"/>
    <w:lvl w:ilvl="0" w:tentative="0">
      <w:start w:val="1"/>
      <w:numFmt w:val="decimal"/>
      <w:suff w:val="nothing"/>
      <w:lvlText w:val="%1、"/>
      <w:lvlJc w:val="left"/>
    </w:lvl>
  </w:abstractNum>
  <w:abstractNum w:abstractNumId="25">
    <w:nsid w:val="F505F5DF"/>
    <w:multiLevelType w:val="singleLevel"/>
    <w:tmpl w:val="F505F5DF"/>
    <w:lvl w:ilvl="0" w:tentative="0">
      <w:start w:val="1"/>
      <w:numFmt w:val="decimal"/>
      <w:suff w:val="nothing"/>
      <w:lvlText w:val="%1、"/>
      <w:lvlJc w:val="left"/>
    </w:lvl>
  </w:abstractNum>
  <w:abstractNum w:abstractNumId="26">
    <w:nsid w:val="F534B3FE"/>
    <w:multiLevelType w:val="multilevel"/>
    <w:tmpl w:val="F534B3FE"/>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7">
    <w:nsid w:val="F6026066"/>
    <w:multiLevelType w:val="multilevel"/>
    <w:tmpl w:val="F602606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FADE16F4"/>
    <w:multiLevelType w:val="multilevel"/>
    <w:tmpl w:val="FADE16F4"/>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ascii="宋体" w:hAnsi="宋体" w:eastAsia="宋体" w:cs="宋体"/>
      </w:rPr>
    </w:lvl>
    <w:lvl w:ilvl="2" w:tentative="0">
      <w:start w:val="1"/>
      <w:numFmt w:val="decimal"/>
      <w:lvlText w:val="%1.%2.%3."/>
      <w:lvlJc w:val="left"/>
      <w:pPr>
        <w:ind w:left="720" w:hanging="720"/>
      </w:pPr>
      <w:rPr>
        <w:rFonts w:hint="default" w:ascii="宋体" w:hAnsi="宋体" w:eastAsia="宋体" w:cs="宋体"/>
      </w:rPr>
    </w:lvl>
    <w:lvl w:ilvl="3" w:tentative="0">
      <w:start w:val="1"/>
      <w:numFmt w:val="decimal"/>
      <w:lvlText w:val="%1.%2.%3.%4."/>
      <w:lvlJc w:val="left"/>
      <w:pPr>
        <w:ind w:left="864" w:hanging="864"/>
      </w:pPr>
      <w:rPr>
        <w:rFonts w:hint="default" w:ascii="宋体" w:hAnsi="宋体" w:eastAsia="宋体" w:cs="宋体"/>
      </w:rPr>
    </w:lvl>
    <w:lvl w:ilvl="4" w:tentative="0">
      <w:start w:val="1"/>
      <w:numFmt w:val="decimal"/>
      <w:lvlText w:val="%1.%2.%3.%4.%5."/>
      <w:lvlJc w:val="left"/>
      <w:pPr>
        <w:ind w:left="1008" w:hanging="1008"/>
      </w:pPr>
      <w:rPr>
        <w:rFonts w:hint="default" w:ascii="宋体" w:hAnsi="宋体" w:eastAsia="宋体" w:cs="宋体"/>
      </w:rPr>
    </w:lvl>
    <w:lvl w:ilvl="5" w:tentative="0">
      <w:start w:val="1"/>
      <w:numFmt w:val="decimal"/>
      <w:lvlText w:val="%1.%2.%3.%4.%5.%6."/>
      <w:lvlJc w:val="left"/>
      <w:pPr>
        <w:ind w:left="1151" w:hanging="1151"/>
      </w:pPr>
      <w:rPr>
        <w:rFonts w:hint="default" w:ascii="宋体" w:hAnsi="宋体" w:eastAsia="宋体" w:cs="宋体"/>
      </w:rPr>
    </w:lvl>
    <w:lvl w:ilvl="6" w:tentative="0">
      <w:start w:val="1"/>
      <w:numFmt w:val="decimal"/>
      <w:lvlText w:val="%1.%2.%3.%4.%5.%6.%7."/>
      <w:lvlJc w:val="left"/>
      <w:pPr>
        <w:ind w:left="1296" w:hanging="1296"/>
      </w:pPr>
      <w:rPr>
        <w:rFonts w:hint="default" w:ascii="宋体" w:hAnsi="宋体" w:eastAsia="宋体" w:cs="宋体"/>
      </w:rPr>
    </w:lvl>
    <w:lvl w:ilvl="7" w:tentative="0">
      <w:start w:val="1"/>
      <w:numFmt w:val="decimal"/>
      <w:lvlText w:val="%1.%2.%3.%4.%5.%6.%7.%8."/>
      <w:lvlJc w:val="left"/>
      <w:pPr>
        <w:ind w:left="1440" w:hanging="1440"/>
      </w:pPr>
      <w:rPr>
        <w:rFonts w:hint="default" w:ascii="宋体" w:hAnsi="宋体" w:eastAsia="宋体" w:cs="宋体"/>
      </w:rPr>
    </w:lvl>
    <w:lvl w:ilvl="8" w:tentative="0">
      <w:start w:val="1"/>
      <w:numFmt w:val="decimal"/>
      <w:lvlText w:val="%1.%2.%3.%4.%5.%6.%7.%8.%9."/>
      <w:lvlJc w:val="left"/>
      <w:pPr>
        <w:ind w:left="1583" w:hanging="1583"/>
      </w:pPr>
      <w:rPr>
        <w:rFonts w:hint="default" w:ascii="宋体" w:hAnsi="宋体" w:eastAsia="宋体" w:cs="宋体"/>
      </w:rPr>
    </w:lvl>
  </w:abstractNum>
  <w:abstractNum w:abstractNumId="29">
    <w:nsid w:val="FAEB7368"/>
    <w:multiLevelType w:val="singleLevel"/>
    <w:tmpl w:val="FAEB7368"/>
    <w:lvl w:ilvl="0" w:tentative="0">
      <w:start w:val="1"/>
      <w:numFmt w:val="decimal"/>
      <w:suff w:val="nothing"/>
      <w:lvlText w:val="%1、"/>
      <w:lvlJc w:val="left"/>
    </w:lvl>
  </w:abstractNum>
  <w:abstractNum w:abstractNumId="30">
    <w:nsid w:val="FDD72616"/>
    <w:multiLevelType w:val="multilevel"/>
    <w:tmpl w:val="FDD72616"/>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815" w:hanging="575"/>
      </w:pPr>
      <w:rPr>
        <w:rFonts w:hint="default" w:ascii="宋体" w:hAnsi="宋体" w:eastAsia="宋体" w:cs="宋体"/>
      </w:rPr>
    </w:lvl>
    <w:lvl w:ilvl="2" w:tentative="0">
      <w:start w:val="1"/>
      <w:numFmt w:val="decimal"/>
      <w:pStyle w:val="4"/>
      <w:lvlText w:val="%1.%2.%3."/>
      <w:lvlJc w:val="left"/>
      <w:pPr>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ascii="宋体" w:hAnsi="宋体" w:eastAsia="宋体" w:cs="宋体"/>
      </w:rPr>
    </w:lvl>
    <w:lvl w:ilvl="6" w:tentative="0">
      <w:start w:val="1"/>
      <w:numFmt w:val="decimal"/>
      <w:pStyle w:val="8"/>
      <w:lvlText w:val="%1.%2.%3.%4.%5.%6.%7."/>
      <w:lvlJc w:val="left"/>
      <w:pPr>
        <w:ind w:left="1296" w:hanging="1296"/>
      </w:pPr>
      <w:rPr>
        <w:rFonts w:hint="default" w:ascii="宋体" w:hAnsi="宋体" w:eastAsia="宋体" w:cs="宋体"/>
      </w:rPr>
    </w:lvl>
    <w:lvl w:ilvl="7" w:tentative="0">
      <w:start w:val="1"/>
      <w:numFmt w:val="decimal"/>
      <w:pStyle w:val="9"/>
      <w:lvlText w:val="%1.%2.%3.%4.%5.%6.%7.%8."/>
      <w:lvlJc w:val="left"/>
      <w:pPr>
        <w:ind w:left="1440" w:hanging="1440"/>
      </w:pPr>
      <w:rPr>
        <w:rFonts w:hint="default" w:ascii="宋体" w:hAnsi="宋体" w:eastAsia="宋体" w:cs="宋体"/>
      </w:rPr>
    </w:lvl>
    <w:lvl w:ilvl="8" w:tentative="0">
      <w:start w:val="1"/>
      <w:numFmt w:val="decimal"/>
      <w:pStyle w:val="10"/>
      <w:lvlText w:val="%1.%2.%3.%4.%5.%6.%7.%8.%9."/>
      <w:lvlJc w:val="left"/>
      <w:pPr>
        <w:ind w:left="1583" w:hanging="1583"/>
      </w:pPr>
      <w:rPr>
        <w:rFonts w:hint="default"/>
      </w:rPr>
    </w:lvl>
  </w:abstractNum>
  <w:abstractNum w:abstractNumId="31">
    <w:nsid w:val="FEF6027E"/>
    <w:multiLevelType w:val="singleLevel"/>
    <w:tmpl w:val="FEF6027E"/>
    <w:lvl w:ilvl="0" w:tentative="0">
      <w:start w:val="1"/>
      <w:numFmt w:val="decimal"/>
      <w:suff w:val="nothing"/>
      <w:lvlText w:val="%1、"/>
      <w:lvlJc w:val="left"/>
    </w:lvl>
  </w:abstractNum>
  <w:abstractNum w:abstractNumId="32">
    <w:nsid w:val="FF4A7602"/>
    <w:multiLevelType w:val="singleLevel"/>
    <w:tmpl w:val="FF4A7602"/>
    <w:lvl w:ilvl="0" w:tentative="0">
      <w:start w:val="1"/>
      <w:numFmt w:val="decimal"/>
      <w:suff w:val="nothing"/>
      <w:lvlText w:val="%1、"/>
      <w:lvlJc w:val="left"/>
    </w:lvl>
  </w:abstractNum>
  <w:abstractNum w:abstractNumId="33">
    <w:nsid w:val="FF82767B"/>
    <w:multiLevelType w:val="singleLevel"/>
    <w:tmpl w:val="FF82767B"/>
    <w:lvl w:ilvl="0" w:tentative="0">
      <w:start w:val="1"/>
      <w:numFmt w:val="decimal"/>
      <w:lvlText w:val="%1."/>
      <w:lvlJc w:val="left"/>
      <w:pPr>
        <w:tabs>
          <w:tab w:val="left" w:pos="312"/>
        </w:tabs>
      </w:pPr>
    </w:lvl>
  </w:abstractNum>
  <w:abstractNum w:abstractNumId="34">
    <w:nsid w:val="0032F6AB"/>
    <w:multiLevelType w:val="multilevel"/>
    <w:tmpl w:val="0032F6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007F145A"/>
    <w:multiLevelType w:val="singleLevel"/>
    <w:tmpl w:val="007F145A"/>
    <w:lvl w:ilvl="0" w:tentative="0">
      <w:start w:val="1"/>
      <w:numFmt w:val="bullet"/>
      <w:lvlText w:val=""/>
      <w:lvlJc w:val="left"/>
      <w:pPr>
        <w:ind w:left="420" w:hanging="420"/>
      </w:pPr>
      <w:rPr>
        <w:rFonts w:hint="default" w:ascii="Wingdings" w:hAnsi="Wingdings"/>
      </w:rPr>
    </w:lvl>
  </w:abstractNum>
  <w:abstractNum w:abstractNumId="36">
    <w:nsid w:val="01619C45"/>
    <w:multiLevelType w:val="singleLevel"/>
    <w:tmpl w:val="01619C45"/>
    <w:lvl w:ilvl="0" w:tentative="0">
      <w:start w:val="1"/>
      <w:numFmt w:val="bullet"/>
      <w:lvlText w:val=""/>
      <w:lvlJc w:val="left"/>
      <w:pPr>
        <w:ind w:left="420" w:hanging="420"/>
      </w:pPr>
      <w:rPr>
        <w:rFonts w:hint="default" w:ascii="Wingdings" w:hAnsi="Wingdings"/>
      </w:rPr>
    </w:lvl>
  </w:abstractNum>
  <w:abstractNum w:abstractNumId="37">
    <w:nsid w:val="017F2920"/>
    <w:multiLevelType w:val="multilevel"/>
    <w:tmpl w:val="017F292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8">
    <w:nsid w:val="01F1ED57"/>
    <w:multiLevelType w:val="singleLevel"/>
    <w:tmpl w:val="01F1ED57"/>
    <w:lvl w:ilvl="0" w:tentative="0">
      <w:start w:val="1"/>
      <w:numFmt w:val="decimal"/>
      <w:suff w:val="nothing"/>
      <w:lvlText w:val="%1、"/>
      <w:lvlJc w:val="left"/>
    </w:lvl>
  </w:abstractNum>
  <w:abstractNum w:abstractNumId="39">
    <w:nsid w:val="02A27D79"/>
    <w:multiLevelType w:val="singleLevel"/>
    <w:tmpl w:val="02A27D79"/>
    <w:lvl w:ilvl="0" w:tentative="0">
      <w:start w:val="1"/>
      <w:numFmt w:val="decimal"/>
      <w:suff w:val="nothing"/>
      <w:lvlText w:val="%1、"/>
      <w:lvlJc w:val="left"/>
    </w:lvl>
  </w:abstractNum>
  <w:abstractNum w:abstractNumId="40">
    <w:nsid w:val="02D811E3"/>
    <w:multiLevelType w:val="multilevel"/>
    <w:tmpl w:val="02D811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1">
    <w:nsid w:val="032E18BC"/>
    <w:multiLevelType w:val="multilevel"/>
    <w:tmpl w:val="032E18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2">
    <w:nsid w:val="04DEB0AB"/>
    <w:multiLevelType w:val="multilevel"/>
    <w:tmpl w:val="04DEB0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3">
    <w:nsid w:val="04DFAF32"/>
    <w:multiLevelType w:val="singleLevel"/>
    <w:tmpl w:val="04DFAF32"/>
    <w:lvl w:ilvl="0" w:tentative="0">
      <w:start w:val="3"/>
      <w:numFmt w:val="decimal"/>
      <w:suff w:val="nothing"/>
      <w:lvlText w:val="%1、"/>
      <w:lvlJc w:val="left"/>
    </w:lvl>
  </w:abstractNum>
  <w:abstractNum w:abstractNumId="44">
    <w:nsid w:val="04EDC99B"/>
    <w:multiLevelType w:val="multilevel"/>
    <w:tmpl w:val="04EDC99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5">
    <w:nsid w:val="05C9CA58"/>
    <w:multiLevelType w:val="singleLevel"/>
    <w:tmpl w:val="05C9CA58"/>
    <w:lvl w:ilvl="0" w:tentative="0">
      <w:start w:val="4"/>
      <w:numFmt w:val="decimal"/>
      <w:suff w:val="nothing"/>
      <w:lvlText w:val="%1、"/>
      <w:lvlJc w:val="left"/>
    </w:lvl>
  </w:abstractNum>
  <w:abstractNum w:abstractNumId="46">
    <w:nsid w:val="0C9CF996"/>
    <w:multiLevelType w:val="singleLevel"/>
    <w:tmpl w:val="0C9CF996"/>
    <w:lvl w:ilvl="0" w:tentative="0">
      <w:start w:val="1"/>
      <w:numFmt w:val="decimal"/>
      <w:suff w:val="nothing"/>
      <w:lvlText w:val="%1、"/>
      <w:lvlJc w:val="left"/>
    </w:lvl>
  </w:abstractNum>
  <w:abstractNum w:abstractNumId="47">
    <w:nsid w:val="27CDD40A"/>
    <w:multiLevelType w:val="multilevel"/>
    <w:tmpl w:val="27CDD40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8">
    <w:nsid w:val="2B3DA31F"/>
    <w:multiLevelType w:val="singleLevel"/>
    <w:tmpl w:val="2B3DA31F"/>
    <w:lvl w:ilvl="0" w:tentative="0">
      <w:start w:val="1"/>
      <w:numFmt w:val="decimal"/>
      <w:suff w:val="nothing"/>
      <w:lvlText w:val="%1、"/>
      <w:lvlJc w:val="left"/>
      <w:pPr>
        <w:ind w:left="420"/>
      </w:pPr>
    </w:lvl>
  </w:abstractNum>
  <w:abstractNum w:abstractNumId="49">
    <w:nsid w:val="2F235915"/>
    <w:multiLevelType w:val="singleLevel"/>
    <w:tmpl w:val="2F235915"/>
    <w:lvl w:ilvl="0" w:tentative="0">
      <w:start w:val="1"/>
      <w:numFmt w:val="bullet"/>
      <w:lvlText w:val=""/>
      <w:lvlJc w:val="left"/>
      <w:pPr>
        <w:ind w:left="420" w:hanging="420"/>
      </w:pPr>
      <w:rPr>
        <w:rFonts w:hint="default" w:ascii="Wingdings" w:hAnsi="Wingdings"/>
      </w:rPr>
    </w:lvl>
  </w:abstractNum>
  <w:abstractNum w:abstractNumId="50">
    <w:nsid w:val="34681D7E"/>
    <w:multiLevelType w:val="singleLevel"/>
    <w:tmpl w:val="34681D7E"/>
    <w:lvl w:ilvl="0" w:tentative="0">
      <w:start w:val="1"/>
      <w:numFmt w:val="bullet"/>
      <w:lvlText w:val=""/>
      <w:lvlJc w:val="left"/>
      <w:pPr>
        <w:ind w:left="420" w:hanging="420"/>
      </w:pPr>
      <w:rPr>
        <w:rFonts w:hint="default" w:ascii="Wingdings" w:hAnsi="Wingdings"/>
      </w:rPr>
    </w:lvl>
  </w:abstractNum>
  <w:abstractNum w:abstractNumId="51">
    <w:nsid w:val="3BCB0D16"/>
    <w:multiLevelType w:val="multilevel"/>
    <w:tmpl w:val="3BCB0D1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2">
    <w:nsid w:val="4C3832CD"/>
    <w:multiLevelType w:val="singleLevel"/>
    <w:tmpl w:val="4C3832CD"/>
    <w:lvl w:ilvl="0" w:tentative="0">
      <w:start w:val="1"/>
      <w:numFmt w:val="decimal"/>
      <w:suff w:val="nothing"/>
      <w:lvlText w:val="%1、"/>
      <w:lvlJc w:val="left"/>
    </w:lvl>
  </w:abstractNum>
  <w:abstractNum w:abstractNumId="53">
    <w:nsid w:val="58C664A8"/>
    <w:multiLevelType w:val="singleLevel"/>
    <w:tmpl w:val="58C664A8"/>
    <w:lvl w:ilvl="0" w:tentative="0">
      <w:start w:val="2"/>
      <w:numFmt w:val="decimal"/>
      <w:suff w:val="nothing"/>
      <w:lvlText w:val="%1、"/>
      <w:lvlJc w:val="left"/>
    </w:lvl>
  </w:abstractNum>
  <w:abstractNum w:abstractNumId="54">
    <w:nsid w:val="5FC7F46A"/>
    <w:multiLevelType w:val="multilevel"/>
    <w:tmpl w:val="5FC7F46A"/>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5">
    <w:nsid w:val="60332690"/>
    <w:multiLevelType w:val="singleLevel"/>
    <w:tmpl w:val="60332690"/>
    <w:lvl w:ilvl="0" w:tentative="0">
      <w:start w:val="1"/>
      <w:numFmt w:val="bullet"/>
      <w:lvlText w:val=""/>
      <w:lvlJc w:val="left"/>
      <w:pPr>
        <w:ind w:left="420" w:hanging="420"/>
      </w:pPr>
      <w:rPr>
        <w:rFonts w:hint="default" w:ascii="Wingdings" w:hAnsi="Wingdings"/>
      </w:rPr>
    </w:lvl>
  </w:abstractNum>
  <w:abstractNum w:abstractNumId="56">
    <w:nsid w:val="62C26740"/>
    <w:multiLevelType w:val="singleLevel"/>
    <w:tmpl w:val="62C26740"/>
    <w:lvl w:ilvl="0" w:tentative="0">
      <w:start w:val="1"/>
      <w:numFmt w:val="decimal"/>
      <w:suff w:val="nothing"/>
      <w:lvlText w:val="%1、"/>
      <w:lvlJc w:val="left"/>
    </w:lvl>
  </w:abstractNum>
  <w:abstractNum w:abstractNumId="57">
    <w:nsid w:val="6443C706"/>
    <w:multiLevelType w:val="multilevel"/>
    <w:tmpl w:val="6443C706"/>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8">
    <w:nsid w:val="64A861AD"/>
    <w:multiLevelType w:val="singleLevel"/>
    <w:tmpl w:val="64A861AD"/>
    <w:lvl w:ilvl="0" w:tentative="0">
      <w:start w:val="1"/>
      <w:numFmt w:val="decimal"/>
      <w:suff w:val="nothing"/>
      <w:lvlText w:val="%1、"/>
      <w:lvlJc w:val="left"/>
    </w:lvl>
  </w:abstractNum>
  <w:abstractNum w:abstractNumId="59">
    <w:nsid w:val="6DF38336"/>
    <w:multiLevelType w:val="multilevel"/>
    <w:tmpl w:val="6DF38336"/>
    <w:lvl w:ilvl="0" w:tentative="0">
      <w:start w:val="1"/>
      <w:numFmt w:val="bullet"/>
      <w:lvlText w:val=""/>
      <w:lvlJc w:val="left"/>
      <w:pPr>
        <w:ind w:left="420" w:hanging="420"/>
      </w:pPr>
      <w:rPr>
        <w:rFonts w:hint="default" w:ascii="Wingdings" w:hAnsi="Wingdings" w:cs="Wingdings"/>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0">
    <w:nsid w:val="6E0E64F7"/>
    <w:multiLevelType w:val="multilevel"/>
    <w:tmpl w:val="6E0E64F7"/>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1">
    <w:nsid w:val="6F4FDB86"/>
    <w:multiLevelType w:val="singleLevel"/>
    <w:tmpl w:val="6F4FDB86"/>
    <w:lvl w:ilvl="0" w:tentative="0">
      <w:start w:val="1"/>
      <w:numFmt w:val="decimal"/>
      <w:lvlText w:val="%1."/>
      <w:lvlJc w:val="left"/>
      <w:pPr>
        <w:tabs>
          <w:tab w:val="left" w:pos="312"/>
        </w:tabs>
      </w:pPr>
    </w:lvl>
  </w:abstractNum>
  <w:abstractNum w:abstractNumId="62">
    <w:nsid w:val="6F6EE824"/>
    <w:multiLevelType w:val="singleLevel"/>
    <w:tmpl w:val="6F6EE824"/>
    <w:lvl w:ilvl="0" w:tentative="0">
      <w:start w:val="1"/>
      <w:numFmt w:val="decimal"/>
      <w:suff w:val="nothing"/>
      <w:lvlText w:val="%1、"/>
      <w:lvlJc w:val="left"/>
    </w:lvl>
  </w:abstractNum>
  <w:abstractNum w:abstractNumId="63">
    <w:nsid w:val="7464D962"/>
    <w:multiLevelType w:val="singleLevel"/>
    <w:tmpl w:val="7464D962"/>
    <w:lvl w:ilvl="0" w:tentative="0">
      <w:start w:val="1"/>
      <w:numFmt w:val="decimal"/>
      <w:lvlText w:val="%1."/>
      <w:lvlJc w:val="left"/>
      <w:pPr>
        <w:tabs>
          <w:tab w:val="left" w:pos="312"/>
        </w:tabs>
      </w:pPr>
    </w:lvl>
  </w:abstractNum>
  <w:abstractNum w:abstractNumId="64">
    <w:nsid w:val="791F757D"/>
    <w:multiLevelType w:val="singleLevel"/>
    <w:tmpl w:val="791F757D"/>
    <w:lvl w:ilvl="0" w:tentative="0">
      <w:start w:val="1"/>
      <w:numFmt w:val="bullet"/>
      <w:lvlText w:val=""/>
      <w:lvlJc w:val="left"/>
      <w:pPr>
        <w:ind w:left="420" w:hanging="420"/>
      </w:pPr>
      <w:rPr>
        <w:rFonts w:hint="default" w:ascii="Wingdings" w:hAnsi="Wingdings"/>
      </w:rPr>
    </w:lvl>
  </w:abstractNum>
  <w:num w:numId="1">
    <w:abstractNumId w:val="30"/>
  </w:num>
  <w:num w:numId="2">
    <w:abstractNumId w:val="20"/>
  </w:num>
  <w:num w:numId="3">
    <w:abstractNumId w:val="51"/>
  </w:num>
  <w:num w:numId="4">
    <w:abstractNumId w:val="53"/>
  </w:num>
  <w:num w:numId="5">
    <w:abstractNumId w:val="48"/>
  </w:num>
  <w:num w:numId="6">
    <w:abstractNumId w:val="58"/>
  </w:num>
  <w:num w:numId="7">
    <w:abstractNumId w:val="31"/>
  </w:num>
  <w:num w:numId="8">
    <w:abstractNumId w:val="27"/>
  </w:num>
  <w:num w:numId="9">
    <w:abstractNumId w:val="21"/>
  </w:num>
  <w:num w:numId="10">
    <w:abstractNumId w:val="62"/>
  </w:num>
  <w:num w:numId="11">
    <w:abstractNumId w:val="11"/>
  </w:num>
  <w:num w:numId="12">
    <w:abstractNumId w:val="13"/>
  </w:num>
  <w:num w:numId="13">
    <w:abstractNumId w:val="16"/>
  </w:num>
  <w:num w:numId="14">
    <w:abstractNumId w:val="61"/>
  </w:num>
  <w:num w:numId="15">
    <w:abstractNumId w:val="52"/>
  </w:num>
  <w:num w:numId="16">
    <w:abstractNumId w:val="15"/>
  </w:num>
  <w:num w:numId="17">
    <w:abstractNumId w:val="60"/>
  </w:num>
  <w:num w:numId="18">
    <w:abstractNumId w:val="57"/>
  </w:num>
  <w:num w:numId="19">
    <w:abstractNumId w:val="47"/>
  </w:num>
  <w:num w:numId="20">
    <w:abstractNumId w:val="0"/>
  </w:num>
  <w:num w:numId="21">
    <w:abstractNumId w:val="23"/>
  </w:num>
  <w:num w:numId="22">
    <w:abstractNumId w:val="2"/>
  </w:num>
  <w:num w:numId="23">
    <w:abstractNumId w:val="25"/>
  </w:num>
  <w:num w:numId="24">
    <w:abstractNumId w:val="10"/>
  </w:num>
  <w:num w:numId="25">
    <w:abstractNumId w:val="7"/>
  </w:num>
  <w:num w:numId="26">
    <w:abstractNumId w:val="12"/>
  </w:num>
  <w:num w:numId="27">
    <w:abstractNumId w:val="8"/>
  </w:num>
  <w:num w:numId="28">
    <w:abstractNumId w:val="29"/>
  </w:num>
  <w:num w:numId="29">
    <w:abstractNumId w:val="63"/>
  </w:num>
  <w:num w:numId="30">
    <w:abstractNumId w:val="33"/>
  </w:num>
  <w:num w:numId="31">
    <w:abstractNumId w:val="19"/>
  </w:num>
  <w:num w:numId="32">
    <w:abstractNumId w:val="18"/>
  </w:num>
  <w:num w:numId="33">
    <w:abstractNumId w:val="24"/>
  </w:num>
  <w:num w:numId="34">
    <w:abstractNumId w:val="22"/>
  </w:num>
  <w:num w:numId="35">
    <w:abstractNumId w:val="36"/>
  </w:num>
  <w:num w:numId="36">
    <w:abstractNumId w:val="34"/>
  </w:num>
  <w:num w:numId="37">
    <w:abstractNumId w:val="43"/>
  </w:num>
  <w:num w:numId="38">
    <w:abstractNumId w:val="45"/>
  </w:num>
  <w:num w:numId="39">
    <w:abstractNumId w:val="39"/>
  </w:num>
  <w:num w:numId="40">
    <w:abstractNumId w:val="37"/>
  </w:num>
  <w:num w:numId="41">
    <w:abstractNumId w:val="38"/>
  </w:num>
  <w:num w:numId="42">
    <w:abstractNumId w:val="40"/>
  </w:num>
  <w:num w:numId="43">
    <w:abstractNumId w:val="42"/>
  </w:num>
  <w:num w:numId="44">
    <w:abstractNumId w:val="44"/>
  </w:num>
  <w:num w:numId="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1"/>
  </w:num>
  <w:num w:numId="47">
    <w:abstractNumId w:val="35"/>
  </w:num>
  <w:num w:numId="48">
    <w:abstractNumId w:val="46"/>
  </w:num>
  <w:num w:numId="49">
    <w:abstractNumId w:val="49"/>
  </w:num>
  <w:num w:numId="50">
    <w:abstractNumId w:val="56"/>
  </w:num>
  <w:num w:numId="51">
    <w:abstractNumId w:val="5"/>
  </w:num>
  <w:num w:numId="52">
    <w:abstractNumId w:val="1"/>
  </w:num>
  <w:num w:numId="53">
    <w:abstractNumId w:val="55"/>
  </w:num>
  <w:num w:numId="54">
    <w:abstractNumId w:val="32"/>
  </w:num>
  <w:num w:numId="55">
    <w:abstractNumId w:val="54"/>
  </w:num>
  <w:num w:numId="56">
    <w:abstractNumId w:val="9"/>
  </w:num>
  <w:num w:numId="57">
    <w:abstractNumId w:val="17"/>
  </w:num>
  <w:num w:numId="58">
    <w:abstractNumId w:val="3"/>
  </w:num>
  <w:num w:numId="59">
    <w:abstractNumId w:val="26"/>
  </w:num>
  <w:num w:numId="60">
    <w:abstractNumId w:val="59"/>
  </w:num>
  <w:num w:numId="61">
    <w:abstractNumId w:val="6"/>
  </w:num>
  <w:num w:numId="62">
    <w:abstractNumId w:val="4"/>
  </w:num>
  <w:num w:numId="63">
    <w:abstractNumId w:val="64"/>
  </w:num>
  <w:num w:numId="64">
    <w:abstractNumId w:val="14"/>
  </w:num>
  <w:num w:numId="65">
    <w:abstractNumId w:val="5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阿栋">
    <w15:presenceInfo w15:providerId="None" w15:userId="阿栋"/>
  </w15:person>
  <w15:person w15:author="Lemon">
    <w15:presenceInfo w15:providerId="WPS Office" w15:userId="143768205"/>
  </w15:person>
  <w15:person w15:author="CaptainYE">
    <w15:presenceInfo w15:providerId="WPS Office" w15:userId="2287388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embedSystemFonts/>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ZTg4MjQ0Y2I4MGRiYmYyNjVhNjc3ZTViNDMwM2IifQ=="/>
    <w:docVar w:name="KSO_WPS_MARK_KEY" w:val="7be20b48-99a8-4c45-8aba-26172e9e8a43"/>
  </w:docVars>
  <w:rsids>
    <w:rsidRoot w:val="002F1FD4"/>
    <w:rsid w:val="00013654"/>
    <w:rsid w:val="0018099E"/>
    <w:rsid w:val="00215AA4"/>
    <w:rsid w:val="002C4449"/>
    <w:rsid w:val="002F1FD4"/>
    <w:rsid w:val="00317C56"/>
    <w:rsid w:val="00522102"/>
    <w:rsid w:val="005913F7"/>
    <w:rsid w:val="00597A6C"/>
    <w:rsid w:val="005F037B"/>
    <w:rsid w:val="006911F9"/>
    <w:rsid w:val="006D0CE9"/>
    <w:rsid w:val="006E05BE"/>
    <w:rsid w:val="00733E26"/>
    <w:rsid w:val="007B79AC"/>
    <w:rsid w:val="00824069"/>
    <w:rsid w:val="009E5347"/>
    <w:rsid w:val="00A75BA3"/>
    <w:rsid w:val="00B17681"/>
    <w:rsid w:val="00BC757B"/>
    <w:rsid w:val="00C528D4"/>
    <w:rsid w:val="00C85F20"/>
    <w:rsid w:val="00D01278"/>
    <w:rsid w:val="00D26D9F"/>
    <w:rsid w:val="00D52D35"/>
    <w:rsid w:val="00FD7DD1"/>
    <w:rsid w:val="0100390C"/>
    <w:rsid w:val="010827C0"/>
    <w:rsid w:val="010B22B0"/>
    <w:rsid w:val="0116312F"/>
    <w:rsid w:val="01207B0A"/>
    <w:rsid w:val="012810B4"/>
    <w:rsid w:val="01395DE1"/>
    <w:rsid w:val="013B2B96"/>
    <w:rsid w:val="014632E9"/>
    <w:rsid w:val="01583748"/>
    <w:rsid w:val="016C2D4F"/>
    <w:rsid w:val="017425DA"/>
    <w:rsid w:val="017D43BA"/>
    <w:rsid w:val="01807ADF"/>
    <w:rsid w:val="018450A2"/>
    <w:rsid w:val="01891B53"/>
    <w:rsid w:val="018A6C2C"/>
    <w:rsid w:val="01910A08"/>
    <w:rsid w:val="01963338"/>
    <w:rsid w:val="019F1377"/>
    <w:rsid w:val="01A85D51"/>
    <w:rsid w:val="01CE3A0A"/>
    <w:rsid w:val="01D8357C"/>
    <w:rsid w:val="01DB6127"/>
    <w:rsid w:val="01E07299"/>
    <w:rsid w:val="01F114A6"/>
    <w:rsid w:val="01F42D45"/>
    <w:rsid w:val="021474BD"/>
    <w:rsid w:val="021B4775"/>
    <w:rsid w:val="02217FDE"/>
    <w:rsid w:val="02251150"/>
    <w:rsid w:val="023615AF"/>
    <w:rsid w:val="024261A6"/>
    <w:rsid w:val="02447828"/>
    <w:rsid w:val="026B3007"/>
    <w:rsid w:val="027D0F8C"/>
    <w:rsid w:val="02816CCE"/>
    <w:rsid w:val="028440C8"/>
    <w:rsid w:val="02856FA3"/>
    <w:rsid w:val="0295277A"/>
    <w:rsid w:val="02B22C7A"/>
    <w:rsid w:val="02BD75DA"/>
    <w:rsid w:val="02BF77F6"/>
    <w:rsid w:val="02C10E79"/>
    <w:rsid w:val="02C62933"/>
    <w:rsid w:val="02D33622"/>
    <w:rsid w:val="02D768EE"/>
    <w:rsid w:val="02E828A9"/>
    <w:rsid w:val="02FE20CD"/>
    <w:rsid w:val="03086AA8"/>
    <w:rsid w:val="030D2310"/>
    <w:rsid w:val="030E0896"/>
    <w:rsid w:val="031E451D"/>
    <w:rsid w:val="032E4D47"/>
    <w:rsid w:val="034452FE"/>
    <w:rsid w:val="035A307B"/>
    <w:rsid w:val="035C5045"/>
    <w:rsid w:val="037B4D46"/>
    <w:rsid w:val="03864812"/>
    <w:rsid w:val="039447DF"/>
    <w:rsid w:val="039E565E"/>
    <w:rsid w:val="03A569EC"/>
    <w:rsid w:val="03B629A7"/>
    <w:rsid w:val="03C350C4"/>
    <w:rsid w:val="03D96696"/>
    <w:rsid w:val="03DA48E8"/>
    <w:rsid w:val="03DB240E"/>
    <w:rsid w:val="03DF1EFE"/>
    <w:rsid w:val="04117BDE"/>
    <w:rsid w:val="042E2D97"/>
    <w:rsid w:val="044A30F0"/>
    <w:rsid w:val="044C6E68"/>
    <w:rsid w:val="04697A1A"/>
    <w:rsid w:val="046B5540"/>
    <w:rsid w:val="04770389"/>
    <w:rsid w:val="047D5273"/>
    <w:rsid w:val="048D195A"/>
    <w:rsid w:val="04956A61"/>
    <w:rsid w:val="049B6AF1"/>
    <w:rsid w:val="049D275A"/>
    <w:rsid w:val="04A80F94"/>
    <w:rsid w:val="04AE18D1"/>
    <w:rsid w:val="04AE367F"/>
    <w:rsid w:val="04B769D7"/>
    <w:rsid w:val="04BD7D66"/>
    <w:rsid w:val="04CB4231"/>
    <w:rsid w:val="04CE1F73"/>
    <w:rsid w:val="04D23811"/>
    <w:rsid w:val="04D550AF"/>
    <w:rsid w:val="04E452F2"/>
    <w:rsid w:val="04E470A0"/>
    <w:rsid w:val="04E6106A"/>
    <w:rsid w:val="04F01EE9"/>
    <w:rsid w:val="04F75026"/>
    <w:rsid w:val="04FA68C4"/>
    <w:rsid w:val="04FFBA68"/>
    <w:rsid w:val="051536FE"/>
    <w:rsid w:val="052120A3"/>
    <w:rsid w:val="05263B5D"/>
    <w:rsid w:val="053578FC"/>
    <w:rsid w:val="0536008A"/>
    <w:rsid w:val="05373373"/>
    <w:rsid w:val="055661F0"/>
    <w:rsid w:val="055B3806"/>
    <w:rsid w:val="0561494C"/>
    <w:rsid w:val="057228FE"/>
    <w:rsid w:val="057F0CBE"/>
    <w:rsid w:val="058058AC"/>
    <w:rsid w:val="05812B41"/>
    <w:rsid w:val="059960DD"/>
    <w:rsid w:val="059C797B"/>
    <w:rsid w:val="05A0746B"/>
    <w:rsid w:val="05AD1B88"/>
    <w:rsid w:val="05AF5900"/>
    <w:rsid w:val="05B2719F"/>
    <w:rsid w:val="05B41169"/>
    <w:rsid w:val="05B55C2C"/>
    <w:rsid w:val="05B747B5"/>
    <w:rsid w:val="05BA4024"/>
    <w:rsid w:val="05BE78F1"/>
    <w:rsid w:val="05BF6FE8"/>
    <w:rsid w:val="05C649F8"/>
    <w:rsid w:val="05CA273A"/>
    <w:rsid w:val="05CF5FA2"/>
    <w:rsid w:val="05D2339D"/>
    <w:rsid w:val="05D62E8D"/>
    <w:rsid w:val="05D67331"/>
    <w:rsid w:val="05DB4947"/>
    <w:rsid w:val="05E27A84"/>
    <w:rsid w:val="05E80E12"/>
    <w:rsid w:val="06021ED4"/>
    <w:rsid w:val="06190767"/>
    <w:rsid w:val="061B4D44"/>
    <w:rsid w:val="061D6D0E"/>
    <w:rsid w:val="061F2A86"/>
    <w:rsid w:val="063127B9"/>
    <w:rsid w:val="06632BEF"/>
    <w:rsid w:val="067601CC"/>
    <w:rsid w:val="067F3525"/>
    <w:rsid w:val="0696261C"/>
    <w:rsid w:val="06B331CE"/>
    <w:rsid w:val="06BD404D"/>
    <w:rsid w:val="06D03D80"/>
    <w:rsid w:val="06D27AF8"/>
    <w:rsid w:val="06D839A9"/>
    <w:rsid w:val="06DD024B"/>
    <w:rsid w:val="06FB7E8E"/>
    <w:rsid w:val="070C5277"/>
    <w:rsid w:val="070D6D82"/>
    <w:rsid w:val="072468B2"/>
    <w:rsid w:val="072B7D8D"/>
    <w:rsid w:val="0748600C"/>
    <w:rsid w:val="07603356"/>
    <w:rsid w:val="076241C2"/>
    <w:rsid w:val="0765096C"/>
    <w:rsid w:val="077378A6"/>
    <w:rsid w:val="0774295E"/>
    <w:rsid w:val="07794418"/>
    <w:rsid w:val="078E1545"/>
    <w:rsid w:val="07900A73"/>
    <w:rsid w:val="07974EFE"/>
    <w:rsid w:val="07A62D33"/>
    <w:rsid w:val="07A86AAB"/>
    <w:rsid w:val="07AB20F7"/>
    <w:rsid w:val="07B45450"/>
    <w:rsid w:val="07B54D24"/>
    <w:rsid w:val="07BC2556"/>
    <w:rsid w:val="07C66F31"/>
    <w:rsid w:val="07CC279A"/>
    <w:rsid w:val="07DE427B"/>
    <w:rsid w:val="07F27D26"/>
    <w:rsid w:val="083D71F3"/>
    <w:rsid w:val="08404F36"/>
    <w:rsid w:val="08420CAE"/>
    <w:rsid w:val="0858402D"/>
    <w:rsid w:val="08A2174C"/>
    <w:rsid w:val="08AC25CB"/>
    <w:rsid w:val="08CC0577"/>
    <w:rsid w:val="08D538C2"/>
    <w:rsid w:val="08E12275"/>
    <w:rsid w:val="08E9737B"/>
    <w:rsid w:val="08F27B0E"/>
    <w:rsid w:val="08F651E1"/>
    <w:rsid w:val="08FB2447"/>
    <w:rsid w:val="090441B5"/>
    <w:rsid w:val="090624B6"/>
    <w:rsid w:val="09063A89"/>
    <w:rsid w:val="090D2E85"/>
    <w:rsid w:val="090E6908"/>
    <w:rsid w:val="091268D2"/>
    <w:rsid w:val="09267C87"/>
    <w:rsid w:val="09371E95"/>
    <w:rsid w:val="09383E5F"/>
    <w:rsid w:val="09524F20"/>
    <w:rsid w:val="0955682A"/>
    <w:rsid w:val="09570789"/>
    <w:rsid w:val="095C5D9F"/>
    <w:rsid w:val="095E38C5"/>
    <w:rsid w:val="0972111F"/>
    <w:rsid w:val="09774987"/>
    <w:rsid w:val="098470A4"/>
    <w:rsid w:val="098560BB"/>
    <w:rsid w:val="09954E0D"/>
    <w:rsid w:val="099F7A3A"/>
    <w:rsid w:val="09A339CE"/>
    <w:rsid w:val="09A84B40"/>
    <w:rsid w:val="09C33728"/>
    <w:rsid w:val="09C543B9"/>
    <w:rsid w:val="09C556F2"/>
    <w:rsid w:val="09C851E3"/>
    <w:rsid w:val="09CF47C3"/>
    <w:rsid w:val="09D41DD9"/>
    <w:rsid w:val="09DA4531"/>
    <w:rsid w:val="09E35C8C"/>
    <w:rsid w:val="09E65669"/>
    <w:rsid w:val="09EA33AB"/>
    <w:rsid w:val="09EE394E"/>
    <w:rsid w:val="09F60F31"/>
    <w:rsid w:val="0A1977EC"/>
    <w:rsid w:val="0A334D52"/>
    <w:rsid w:val="0A3D172D"/>
    <w:rsid w:val="0A4018EE"/>
    <w:rsid w:val="0A5D3B7D"/>
    <w:rsid w:val="0A5F5B47"/>
    <w:rsid w:val="0A64315D"/>
    <w:rsid w:val="0A686CB3"/>
    <w:rsid w:val="0A7043DD"/>
    <w:rsid w:val="0A782765"/>
    <w:rsid w:val="0A92134D"/>
    <w:rsid w:val="0AA51080"/>
    <w:rsid w:val="0AAA48E8"/>
    <w:rsid w:val="0AB15C77"/>
    <w:rsid w:val="0AB45767"/>
    <w:rsid w:val="0ACA0AE6"/>
    <w:rsid w:val="0AD6392F"/>
    <w:rsid w:val="0AE55920"/>
    <w:rsid w:val="0AF02C43"/>
    <w:rsid w:val="0AF81AF7"/>
    <w:rsid w:val="0AF838A6"/>
    <w:rsid w:val="0B04224A"/>
    <w:rsid w:val="0B2B77D7"/>
    <w:rsid w:val="0B2E6DF8"/>
    <w:rsid w:val="0B3532C7"/>
    <w:rsid w:val="0B3643CE"/>
    <w:rsid w:val="0B3C13CF"/>
    <w:rsid w:val="0B470389"/>
    <w:rsid w:val="0B472137"/>
    <w:rsid w:val="0B512FB6"/>
    <w:rsid w:val="0B725406"/>
    <w:rsid w:val="0B756CA4"/>
    <w:rsid w:val="0B785B6B"/>
    <w:rsid w:val="0B811AED"/>
    <w:rsid w:val="0B925AA8"/>
    <w:rsid w:val="0B9C06D5"/>
    <w:rsid w:val="0BA23811"/>
    <w:rsid w:val="0BAF665A"/>
    <w:rsid w:val="0BBF43C3"/>
    <w:rsid w:val="0BFD60DB"/>
    <w:rsid w:val="0C0B13B7"/>
    <w:rsid w:val="0C0B585A"/>
    <w:rsid w:val="0C0D3381"/>
    <w:rsid w:val="0C246F78"/>
    <w:rsid w:val="0C262B62"/>
    <w:rsid w:val="0C322DE7"/>
    <w:rsid w:val="0C405504"/>
    <w:rsid w:val="0C460641"/>
    <w:rsid w:val="0C4B5C57"/>
    <w:rsid w:val="0C796C68"/>
    <w:rsid w:val="0C8353F1"/>
    <w:rsid w:val="0C931AD8"/>
    <w:rsid w:val="0C970E9C"/>
    <w:rsid w:val="0CA1581F"/>
    <w:rsid w:val="0CA77331"/>
    <w:rsid w:val="0CAC2B9A"/>
    <w:rsid w:val="0CC2416B"/>
    <w:rsid w:val="0CD10852"/>
    <w:rsid w:val="0CD45C4C"/>
    <w:rsid w:val="0CE00D2F"/>
    <w:rsid w:val="0CE95B9C"/>
    <w:rsid w:val="0CF602B9"/>
    <w:rsid w:val="0D0227BA"/>
    <w:rsid w:val="0D026C5D"/>
    <w:rsid w:val="0D31309F"/>
    <w:rsid w:val="0D366907"/>
    <w:rsid w:val="0D3B3F1D"/>
    <w:rsid w:val="0D4879F4"/>
    <w:rsid w:val="0D7A67F4"/>
    <w:rsid w:val="0D823F83"/>
    <w:rsid w:val="0D991370"/>
    <w:rsid w:val="0DC43F13"/>
    <w:rsid w:val="0DC67D96"/>
    <w:rsid w:val="0DCB34F3"/>
    <w:rsid w:val="0DCD1019"/>
    <w:rsid w:val="0DD759F4"/>
    <w:rsid w:val="0DE40111"/>
    <w:rsid w:val="0DEB2500"/>
    <w:rsid w:val="0DF76597"/>
    <w:rsid w:val="0DFDFF6C"/>
    <w:rsid w:val="0E082052"/>
    <w:rsid w:val="0E15476E"/>
    <w:rsid w:val="0E1E1875"/>
    <w:rsid w:val="0E2A1FC8"/>
    <w:rsid w:val="0E330F1C"/>
    <w:rsid w:val="0E36324B"/>
    <w:rsid w:val="0E4954BA"/>
    <w:rsid w:val="0E4B1F3E"/>
    <w:rsid w:val="0E52151F"/>
    <w:rsid w:val="0E666D78"/>
    <w:rsid w:val="0E810352"/>
    <w:rsid w:val="0E820056"/>
    <w:rsid w:val="0E910299"/>
    <w:rsid w:val="0E925DBF"/>
    <w:rsid w:val="0E99714E"/>
    <w:rsid w:val="0E9B4C74"/>
    <w:rsid w:val="0EC20452"/>
    <w:rsid w:val="0ED57440"/>
    <w:rsid w:val="0EE7610B"/>
    <w:rsid w:val="0EEC3721"/>
    <w:rsid w:val="0EF34AB0"/>
    <w:rsid w:val="0F026AA1"/>
    <w:rsid w:val="0F0547E3"/>
    <w:rsid w:val="0F16398C"/>
    <w:rsid w:val="0F164219"/>
    <w:rsid w:val="0F1D1B2D"/>
    <w:rsid w:val="0F242EBB"/>
    <w:rsid w:val="0F2A424A"/>
    <w:rsid w:val="0F2E5AE8"/>
    <w:rsid w:val="0F2EAEC1"/>
    <w:rsid w:val="0F317386"/>
    <w:rsid w:val="0F340C24"/>
    <w:rsid w:val="0F362BEE"/>
    <w:rsid w:val="0F3D3F7D"/>
    <w:rsid w:val="0F452E31"/>
    <w:rsid w:val="0F4946D0"/>
    <w:rsid w:val="0F4C0664"/>
    <w:rsid w:val="0F5A4785"/>
    <w:rsid w:val="0F601A19"/>
    <w:rsid w:val="0F61780C"/>
    <w:rsid w:val="0F64150A"/>
    <w:rsid w:val="0F6B0AEA"/>
    <w:rsid w:val="0F6B3A02"/>
    <w:rsid w:val="0F6D31CF"/>
    <w:rsid w:val="0F76748F"/>
    <w:rsid w:val="0F781459"/>
    <w:rsid w:val="0F7C3556"/>
    <w:rsid w:val="0F7D28D1"/>
    <w:rsid w:val="0F87344A"/>
    <w:rsid w:val="0F875E22"/>
    <w:rsid w:val="0F8911F4"/>
    <w:rsid w:val="0FA22032"/>
    <w:rsid w:val="0FA364D6"/>
    <w:rsid w:val="0FA43FFC"/>
    <w:rsid w:val="0FA7589A"/>
    <w:rsid w:val="0FC226D4"/>
    <w:rsid w:val="0FC63F72"/>
    <w:rsid w:val="0FD77F2D"/>
    <w:rsid w:val="0FD91EF8"/>
    <w:rsid w:val="0FEE1AF2"/>
    <w:rsid w:val="0FEF098D"/>
    <w:rsid w:val="0FF75971"/>
    <w:rsid w:val="10057F8B"/>
    <w:rsid w:val="100B5E29"/>
    <w:rsid w:val="102E38C6"/>
    <w:rsid w:val="104263FC"/>
    <w:rsid w:val="1045758D"/>
    <w:rsid w:val="104906FF"/>
    <w:rsid w:val="104B4477"/>
    <w:rsid w:val="10563548"/>
    <w:rsid w:val="10593038"/>
    <w:rsid w:val="10635C65"/>
    <w:rsid w:val="10637A13"/>
    <w:rsid w:val="1066305F"/>
    <w:rsid w:val="107014FB"/>
    <w:rsid w:val="1074577C"/>
    <w:rsid w:val="107E2A9F"/>
    <w:rsid w:val="107E65FB"/>
    <w:rsid w:val="10833C11"/>
    <w:rsid w:val="10985404"/>
    <w:rsid w:val="109C4225"/>
    <w:rsid w:val="10B65D95"/>
    <w:rsid w:val="10C66EB4"/>
    <w:rsid w:val="10D66437"/>
    <w:rsid w:val="10D95F27"/>
    <w:rsid w:val="10E548CC"/>
    <w:rsid w:val="10F020EA"/>
    <w:rsid w:val="10F60887"/>
    <w:rsid w:val="111B02EE"/>
    <w:rsid w:val="1125116C"/>
    <w:rsid w:val="112C7A69"/>
    <w:rsid w:val="113C68CF"/>
    <w:rsid w:val="11447845"/>
    <w:rsid w:val="114525FF"/>
    <w:rsid w:val="1145536B"/>
    <w:rsid w:val="114C20BC"/>
    <w:rsid w:val="1158509E"/>
    <w:rsid w:val="11877731"/>
    <w:rsid w:val="11B11FA9"/>
    <w:rsid w:val="11BF6ECB"/>
    <w:rsid w:val="11C444E1"/>
    <w:rsid w:val="11D02E86"/>
    <w:rsid w:val="11D16BFE"/>
    <w:rsid w:val="11DC0428"/>
    <w:rsid w:val="11EC57E6"/>
    <w:rsid w:val="11F052D6"/>
    <w:rsid w:val="11F528ED"/>
    <w:rsid w:val="1202325C"/>
    <w:rsid w:val="120945EA"/>
    <w:rsid w:val="121F5BBC"/>
    <w:rsid w:val="122B62B4"/>
    <w:rsid w:val="12483364"/>
    <w:rsid w:val="12505100"/>
    <w:rsid w:val="126312B0"/>
    <w:rsid w:val="12685EB8"/>
    <w:rsid w:val="12687563"/>
    <w:rsid w:val="12723F3D"/>
    <w:rsid w:val="127952CC"/>
    <w:rsid w:val="128B4FFF"/>
    <w:rsid w:val="128D521B"/>
    <w:rsid w:val="128E689D"/>
    <w:rsid w:val="12902616"/>
    <w:rsid w:val="12955E7E"/>
    <w:rsid w:val="129B7938"/>
    <w:rsid w:val="129F0AAB"/>
    <w:rsid w:val="12AA36D7"/>
    <w:rsid w:val="12AC38F3"/>
    <w:rsid w:val="12B502CE"/>
    <w:rsid w:val="12B55497"/>
    <w:rsid w:val="12C0114D"/>
    <w:rsid w:val="12C50511"/>
    <w:rsid w:val="12CC5D44"/>
    <w:rsid w:val="12EA7F78"/>
    <w:rsid w:val="12F157AA"/>
    <w:rsid w:val="12F17558"/>
    <w:rsid w:val="12F47048"/>
    <w:rsid w:val="12F97573"/>
    <w:rsid w:val="13076D7C"/>
    <w:rsid w:val="130D7F61"/>
    <w:rsid w:val="13135720"/>
    <w:rsid w:val="131513DF"/>
    <w:rsid w:val="13160D6D"/>
    <w:rsid w:val="132A7217"/>
    <w:rsid w:val="13367661"/>
    <w:rsid w:val="1340228E"/>
    <w:rsid w:val="134F24D1"/>
    <w:rsid w:val="13516249"/>
    <w:rsid w:val="13525B1D"/>
    <w:rsid w:val="13561AB1"/>
    <w:rsid w:val="1356385F"/>
    <w:rsid w:val="135D4BEE"/>
    <w:rsid w:val="138A3509"/>
    <w:rsid w:val="13960100"/>
    <w:rsid w:val="139E03A8"/>
    <w:rsid w:val="13A141BB"/>
    <w:rsid w:val="13A20852"/>
    <w:rsid w:val="13A740BB"/>
    <w:rsid w:val="13B3480E"/>
    <w:rsid w:val="13B50586"/>
    <w:rsid w:val="13C407C9"/>
    <w:rsid w:val="13C54541"/>
    <w:rsid w:val="13C94031"/>
    <w:rsid w:val="13CB5FFB"/>
    <w:rsid w:val="13F60B9E"/>
    <w:rsid w:val="13F850A9"/>
    <w:rsid w:val="13FDAB25"/>
    <w:rsid w:val="140908D1"/>
    <w:rsid w:val="14123C2A"/>
    <w:rsid w:val="14164D9C"/>
    <w:rsid w:val="14294AD0"/>
    <w:rsid w:val="142B4CEC"/>
    <w:rsid w:val="142C45C0"/>
    <w:rsid w:val="14305E5E"/>
    <w:rsid w:val="14327E28"/>
    <w:rsid w:val="143A6DAE"/>
    <w:rsid w:val="14617B92"/>
    <w:rsid w:val="146855F8"/>
    <w:rsid w:val="14830684"/>
    <w:rsid w:val="148F527B"/>
    <w:rsid w:val="149A59CD"/>
    <w:rsid w:val="14A16D5C"/>
    <w:rsid w:val="14A800EA"/>
    <w:rsid w:val="14B32A05"/>
    <w:rsid w:val="14BC5944"/>
    <w:rsid w:val="14C173FE"/>
    <w:rsid w:val="14C842E9"/>
    <w:rsid w:val="14DD70DD"/>
    <w:rsid w:val="150115A9"/>
    <w:rsid w:val="151C4634"/>
    <w:rsid w:val="151E65FF"/>
    <w:rsid w:val="152A4FA3"/>
    <w:rsid w:val="153656F6"/>
    <w:rsid w:val="15396F94"/>
    <w:rsid w:val="153C0833"/>
    <w:rsid w:val="153E27FD"/>
    <w:rsid w:val="15451DDD"/>
    <w:rsid w:val="15453B8B"/>
    <w:rsid w:val="154F67B8"/>
    <w:rsid w:val="15593193"/>
    <w:rsid w:val="156F0C08"/>
    <w:rsid w:val="15714980"/>
    <w:rsid w:val="157F52EF"/>
    <w:rsid w:val="15842905"/>
    <w:rsid w:val="159863B1"/>
    <w:rsid w:val="159D39C7"/>
    <w:rsid w:val="15B12FCF"/>
    <w:rsid w:val="15B42ABF"/>
    <w:rsid w:val="15B605E5"/>
    <w:rsid w:val="15B66837"/>
    <w:rsid w:val="15B95AA3"/>
    <w:rsid w:val="15C076B6"/>
    <w:rsid w:val="15D32F45"/>
    <w:rsid w:val="15DB7C46"/>
    <w:rsid w:val="15FB861A"/>
    <w:rsid w:val="16077093"/>
    <w:rsid w:val="160F7CF5"/>
    <w:rsid w:val="16133C89"/>
    <w:rsid w:val="161F262E"/>
    <w:rsid w:val="162152A5"/>
    <w:rsid w:val="162D2E8D"/>
    <w:rsid w:val="164125A5"/>
    <w:rsid w:val="16445BF1"/>
    <w:rsid w:val="164E4CC1"/>
    <w:rsid w:val="1651030E"/>
    <w:rsid w:val="1663076D"/>
    <w:rsid w:val="166D5358"/>
    <w:rsid w:val="166F594F"/>
    <w:rsid w:val="167646D9"/>
    <w:rsid w:val="167FEE93"/>
    <w:rsid w:val="168406E3"/>
    <w:rsid w:val="16924BAE"/>
    <w:rsid w:val="16A13043"/>
    <w:rsid w:val="16A21671"/>
    <w:rsid w:val="16AE750E"/>
    <w:rsid w:val="16B0772A"/>
    <w:rsid w:val="16B32D77"/>
    <w:rsid w:val="16CB43F4"/>
    <w:rsid w:val="16DBF790"/>
    <w:rsid w:val="16DD3D68"/>
    <w:rsid w:val="16F67260"/>
    <w:rsid w:val="170F44C1"/>
    <w:rsid w:val="17127A9D"/>
    <w:rsid w:val="1732F5B0"/>
    <w:rsid w:val="17402693"/>
    <w:rsid w:val="1740460A"/>
    <w:rsid w:val="1743234C"/>
    <w:rsid w:val="175956CC"/>
    <w:rsid w:val="17773DA4"/>
    <w:rsid w:val="177B5642"/>
    <w:rsid w:val="178D2993"/>
    <w:rsid w:val="179D1A5D"/>
    <w:rsid w:val="17A66077"/>
    <w:rsid w:val="17A728DB"/>
    <w:rsid w:val="17B2302E"/>
    <w:rsid w:val="17CA0378"/>
    <w:rsid w:val="17D15BAA"/>
    <w:rsid w:val="17E23913"/>
    <w:rsid w:val="17F378CF"/>
    <w:rsid w:val="17F793B0"/>
    <w:rsid w:val="181C07C3"/>
    <w:rsid w:val="182201B4"/>
    <w:rsid w:val="185314D1"/>
    <w:rsid w:val="185A794E"/>
    <w:rsid w:val="18622CA6"/>
    <w:rsid w:val="18786026"/>
    <w:rsid w:val="187F5606"/>
    <w:rsid w:val="18A828B3"/>
    <w:rsid w:val="18B76B4E"/>
    <w:rsid w:val="18DC0363"/>
    <w:rsid w:val="18EE0096"/>
    <w:rsid w:val="18F37025"/>
    <w:rsid w:val="18F59119"/>
    <w:rsid w:val="190D676E"/>
    <w:rsid w:val="191044B0"/>
    <w:rsid w:val="191915B7"/>
    <w:rsid w:val="194311F5"/>
    <w:rsid w:val="1968609A"/>
    <w:rsid w:val="19805192"/>
    <w:rsid w:val="19BB266E"/>
    <w:rsid w:val="19CB0737"/>
    <w:rsid w:val="19D454DE"/>
    <w:rsid w:val="19D83220"/>
    <w:rsid w:val="19EB0303"/>
    <w:rsid w:val="19EB5ED1"/>
    <w:rsid w:val="1A0D279E"/>
    <w:rsid w:val="1A231FC1"/>
    <w:rsid w:val="1A4408B5"/>
    <w:rsid w:val="1A4555BA"/>
    <w:rsid w:val="1A4E34E2"/>
    <w:rsid w:val="1A559232"/>
    <w:rsid w:val="1A5D3725"/>
    <w:rsid w:val="1A7647E7"/>
    <w:rsid w:val="1A772A39"/>
    <w:rsid w:val="1A815666"/>
    <w:rsid w:val="1A8962C8"/>
    <w:rsid w:val="1AA255DC"/>
    <w:rsid w:val="1AA80E44"/>
    <w:rsid w:val="1ABA46D4"/>
    <w:rsid w:val="1AD05CA5"/>
    <w:rsid w:val="1AD11A1D"/>
    <w:rsid w:val="1AD734D7"/>
    <w:rsid w:val="1AE17EB2"/>
    <w:rsid w:val="1AEE25CF"/>
    <w:rsid w:val="1AF02302"/>
    <w:rsid w:val="1AFC6A9A"/>
    <w:rsid w:val="1B18764C"/>
    <w:rsid w:val="1B1C538E"/>
    <w:rsid w:val="1B1D4C62"/>
    <w:rsid w:val="1B300E3A"/>
    <w:rsid w:val="1B340AB0"/>
    <w:rsid w:val="1B3B81F5"/>
    <w:rsid w:val="1B4F12C0"/>
    <w:rsid w:val="1B540E52"/>
    <w:rsid w:val="1B59213E"/>
    <w:rsid w:val="1B645B98"/>
    <w:rsid w:val="1B7900EB"/>
    <w:rsid w:val="1BA15893"/>
    <w:rsid w:val="1BBD091F"/>
    <w:rsid w:val="1BC7354C"/>
    <w:rsid w:val="1BCB2807"/>
    <w:rsid w:val="1BCF41AF"/>
    <w:rsid w:val="1BD417C5"/>
    <w:rsid w:val="1BD9327F"/>
    <w:rsid w:val="1BDC68CC"/>
    <w:rsid w:val="1BE614F8"/>
    <w:rsid w:val="1BFD0D1C"/>
    <w:rsid w:val="1C0025BA"/>
    <w:rsid w:val="1C0876C1"/>
    <w:rsid w:val="1C1442B7"/>
    <w:rsid w:val="1C146065"/>
    <w:rsid w:val="1C1548CB"/>
    <w:rsid w:val="1C1D13BE"/>
    <w:rsid w:val="1C273FEB"/>
    <w:rsid w:val="1C3109C5"/>
    <w:rsid w:val="1C3861F8"/>
    <w:rsid w:val="1C3B7A96"/>
    <w:rsid w:val="1C4032FE"/>
    <w:rsid w:val="1C444B9D"/>
    <w:rsid w:val="1C550B58"/>
    <w:rsid w:val="1C5841A4"/>
    <w:rsid w:val="1C5A616E"/>
    <w:rsid w:val="1C766D20"/>
    <w:rsid w:val="1C77594E"/>
    <w:rsid w:val="1C7D1E5D"/>
    <w:rsid w:val="1CA7369F"/>
    <w:rsid w:val="1CBB2985"/>
    <w:rsid w:val="1CBE63C5"/>
    <w:rsid w:val="1CD852E5"/>
    <w:rsid w:val="1CEB14BC"/>
    <w:rsid w:val="1CF52E26"/>
    <w:rsid w:val="1D147AE8"/>
    <w:rsid w:val="1D152095"/>
    <w:rsid w:val="1D1A58FD"/>
    <w:rsid w:val="1D214EDE"/>
    <w:rsid w:val="1D24052A"/>
    <w:rsid w:val="1D3D339A"/>
    <w:rsid w:val="1D423481"/>
    <w:rsid w:val="1D57445C"/>
    <w:rsid w:val="1D5E3A3C"/>
    <w:rsid w:val="1D6C1D4D"/>
    <w:rsid w:val="1D776C17"/>
    <w:rsid w:val="1D790CEA"/>
    <w:rsid w:val="1D7F7E8C"/>
    <w:rsid w:val="1D843075"/>
    <w:rsid w:val="1D882867"/>
    <w:rsid w:val="1D970CFC"/>
    <w:rsid w:val="1D9C4564"/>
    <w:rsid w:val="1D9D45A6"/>
    <w:rsid w:val="1DBE2801"/>
    <w:rsid w:val="1DC046F7"/>
    <w:rsid w:val="1DE45680"/>
    <w:rsid w:val="1DF201D7"/>
    <w:rsid w:val="1DF60118"/>
    <w:rsid w:val="1E1660C5"/>
    <w:rsid w:val="1E2A6014"/>
    <w:rsid w:val="1E2C3B3A"/>
    <w:rsid w:val="1E2F5043"/>
    <w:rsid w:val="1E470974"/>
    <w:rsid w:val="1E5063A6"/>
    <w:rsid w:val="1E5E181A"/>
    <w:rsid w:val="1E62755C"/>
    <w:rsid w:val="1E635082"/>
    <w:rsid w:val="1E652BA8"/>
    <w:rsid w:val="1E6908EA"/>
    <w:rsid w:val="1E6D7DDF"/>
    <w:rsid w:val="1E761944"/>
    <w:rsid w:val="1E7B6870"/>
    <w:rsid w:val="1E827BFE"/>
    <w:rsid w:val="1EA25BAA"/>
    <w:rsid w:val="1EAB0F03"/>
    <w:rsid w:val="1EB53B30"/>
    <w:rsid w:val="1ED90489"/>
    <w:rsid w:val="1EDC730E"/>
    <w:rsid w:val="1EDF0BAD"/>
    <w:rsid w:val="1EDF6DFF"/>
    <w:rsid w:val="1EE066D3"/>
    <w:rsid w:val="1EE12B77"/>
    <w:rsid w:val="1EE461C3"/>
    <w:rsid w:val="1EE6063D"/>
    <w:rsid w:val="1EEC5078"/>
    <w:rsid w:val="1EFF124F"/>
    <w:rsid w:val="1EFF2269"/>
    <w:rsid w:val="1EFFBC6B"/>
    <w:rsid w:val="1F047610"/>
    <w:rsid w:val="1F247119"/>
    <w:rsid w:val="1F274302"/>
    <w:rsid w:val="1F2C1918"/>
    <w:rsid w:val="1F3D3B25"/>
    <w:rsid w:val="1F3F5AEF"/>
    <w:rsid w:val="1F4434DF"/>
    <w:rsid w:val="1F5D7D23"/>
    <w:rsid w:val="1F6410B2"/>
    <w:rsid w:val="1F6B2440"/>
    <w:rsid w:val="1F72557D"/>
    <w:rsid w:val="1F7532BF"/>
    <w:rsid w:val="1F821DE0"/>
    <w:rsid w:val="1F937A71"/>
    <w:rsid w:val="1F973235"/>
    <w:rsid w:val="1FA85442"/>
    <w:rsid w:val="1FB550DC"/>
    <w:rsid w:val="1FB8168F"/>
    <w:rsid w:val="1FBC331A"/>
    <w:rsid w:val="1FC16504"/>
    <w:rsid w:val="1FD47FE6"/>
    <w:rsid w:val="1FD69450"/>
    <w:rsid w:val="1FD75D28"/>
    <w:rsid w:val="1FDA1374"/>
    <w:rsid w:val="1FDC7B89"/>
    <w:rsid w:val="1FE67D19"/>
    <w:rsid w:val="1FEB7B78"/>
    <w:rsid w:val="1FEEBCF7"/>
    <w:rsid w:val="1FF061ED"/>
    <w:rsid w:val="1FF750F5"/>
    <w:rsid w:val="1FF7E39C"/>
    <w:rsid w:val="2007660D"/>
    <w:rsid w:val="20102AB4"/>
    <w:rsid w:val="20146634"/>
    <w:rsid w:val="20384A18"/>
    <w:rsid w:val="20397755"/>
    <w:rsid w:val="20523600"/>
    <w:rsid w:val="205F53D1"/>
    <w:rsid w:val="206550E2"/>
    <w:rsid w:val="207E43F5"/>
    <w:rsid w:val="208A4B48"/>
    <w:rsid w:val="209239FD"/>
    <w:rsid w:val="209F6845"/>
    <w:rsid w:val="20B3409F"/>
    <w:rsid w:val="20C067BC"/>
    <w:rsid w:val="20C938C2"/>
    <w:rsid w:val="20D509FC"/>
    <w:rsid w:val="20D9162C"/>
    <w:rsid w:val="20EC71B5"/>
    <w:rsid w:val="20FC3C98"/>
    <w:rsid w:val="21090A9B"/>
    <w:rsid w:val="21130FE1"/>
    <w:rsid w:val="21187848"/>
    <w:rsid w:val="211B1C44"/>
    <w:rsid w:val="212E3725"/>
    <w:rsid w:val="21350F58"/>
    <w:rsid w:val="21374CD0"/>
    <w:rsid w:val="213B4094"/>
    <w:rsid w:val="21555156"/>
    <w:rsid w:val="21592EC3"/>
    <w:rsid w:val="21635AC5"/>
    <w:rsid w:val="21645399"/>
    <w:rsid w:val="21696E53"/>
    <w:rsid w:val="216A6484"/>
    <w:rsid w:val="218477E9"/>
    <w:rsid w:val="219E4D4F"/>
    <w:rsid w:val="21BA145D"/>
    <w:rsid w:val="21BE719F"/>
    <w:rsid w:val="21E04919"/>
    <w:rsid w:val="21F506E7"/>
    <w:rsid w:val="220646A2"/>
    <w:rsid w:val="22235254"/>
    <w:rsid w:val="22252D7A"/>
    <w:rsid w:val="22325497"/>
    <w:rsid w:val="224A27E1"/>
    <w:rsid w:val="224D0523"/>
    <w:rsid w:val="224D407F"/>
    <w:rsid w:val="224F6049"/>
    <w:rsid w:val="2277734E"/>
    <w:rsid w:val="22806203"/>
    <w:rsid w:val="228850B7"/>
    <w:rsid w:val="22925F36"/>
    <w:rsid w:val="2297354C"/>
    <w:rsid w:val="229B303C"/>
    <w:rsid w:val="22A30143"/>
    <w:rsid w:val="22B67E76"/>
    <w:rsid w:val="22B97967"/>
    <w:rsid w:val="22CE51C0"/>
    <w:rsid w:val="22D64075"/>
    <w:rsid w:val="22D93B65"/>
    <w:rsid w:val="22EA5D72"/>
    <w:rsid w:val="22EE3E77"/>
    <w:rsid w:val="22F56556"/>
    <w:rsid w:val="22F664C5"/>
    <w:rsid w:val="22FD3CF7"/>
    <w:rsid w:val="23024A92"/>
    <w:rsid w:val="23084E6B"/>
    <w:rsid w:val="230B6414"/>
    <w:rsid w:val="230E7CB2"/>
    <w:rsid w:val="231150AD"/>
    <w:rsid w:val="231825B5"/>
    <w:rsid w:val="2329689A"/>
    <w:rsid w:val="232E5C5F"/>
    <w:rsid w:val="23353491"/>
    <w:rsid w:val="233F7E6C"/>
    <w:rsid w:val="23524AF1"/>
    <w:rsid w:val="2355143D"/>
    <w:rsid w:val="235A6A54"/>
    <w:rsid w:val="236478D2"/>
    <w:rsid w:val="23675615"/>
    <w:rsid w:val="237F7997"/>
    <w:rsid w:val="23841D23"/>
    <w:rsid w:val="23863CED"/>
    <w:rsid w:val="23871813"/>
    <w:rsid w:val="23A44173"/>
    <w:rsid w:val="23C810E5"/>
    <w:rsid w:val="23CE7442"/>
    <w:rsid w:val="23EB7FF4"/>
    <w:rsid w:val="23F92711"/>
    <w:rsid w:val="240B5FA0"/>
    <w:rsid w:val="241430A6"/>
    <w:rsid w:val="242B03F0"/>
    <w:rsid w:val="24376D95"/>
    <w:rsid w:val="244D65B8"/>
    <w:rsid w:val="24577437"/>
    <w:rsid w:val="24637B8A"/>
    <w:rsid w:val="246A0F18"/>
    <w:rsid w:val="246A53BC"/>
    <w:rsid w:val="24771887"/>
    <w:rsid w:val="247D056D"/>
    <w:rsid w:val="247E08B6"/>
    <w:rsid w:val="247E6772"/>
    <w:rsid w:val="248A2896"/>
    <w:rsid w:val="248C70E1"/>
    <w:rsid w:val="24B04A68"/>
    <w:rsid w:val="24B959FC"/>
    <w:rsid w:val="24B9777A"/>
    <w:rsid w:val="24BC54EC"/>
    <w:rsid w:val="24CA5E5B"/>
    <w:rsid w:val="24CB4FAF"/>
    <w:rsid w:val="24D35DF1"/>
    <w:rsid w:val="24DB3BC4"/>
    <w:rsid w:val="24EA2059"/>
    <w:rsid w:val="24F44686"/>
    <w:rsid w:val="24FB6014"/>
    <w:rsid w:val="24FC39CF"/>
    <w:rsid w:val="250C0222"/>
    <w:rsid w:val="2527505B"/>
    <w:rsid w:val="253357AE"/>
    <w:rsid w:val="253F78A0"/>
    <w:rsid w:val="255D0A7D"/>
    <w:rsid w:val="255D295A"/>
    <w:rsid w:val="2561056D"/>
    <w:rsid w:val="256E2C8A"/>
    <w:rsid w:val="258370EC"/>
    <w:rsid w:val="25846A5D"/>
    <w:rsid w:val="259076B4"/>
    <w:rsid w:val="25981AB5"/>
    <w:rsid w:val="259D3570"/>
    <w:rsid w:val="25A20B86"/>
    <w:rsid w:val="25B1070F"/>
    <w:rsid w:val="25D14278"/>
    <w:rsid w:val="25D23219"/>
    <w:rsid w:val="25D274A9"/>
    <w:rsid w:val="25D43A4F"/>
    <w:rsid w:val="25E1136B"/>
    <w:rsid w:val="25E35426"/>
    <w:rsid w:val="25EB7691"/>
    <w:rsid w:val="25FC0296"/>
    <w:rsid w:val="260D4251"/>
    <w:rsid w:val="260E7FC9"/>
    <w:rsid w:val="26177FE1"/>
    <w:rsid w:val="262A4E03"/>
    <w:rsid w:val="262C2946"/>
    <w:rsid w:val="26303AC6"/>
    <w:rsid w:val="26393298"/>
    <w:rsid w:val="26431A21"/>
    <w:rsid w:val="26543C2E"/>
    <w:rsid w:val="2654452B"/>
    <w:rsid w:val="26597496"/>
    <w:rsid w:val="265A320F"/>
    <w:rsid w:val="26663961"/>
    <w:rsid w:val="2673350C"/>
    <w:rsid w:val="26743D9B"/>
    <w:rsid w:val="2677074C"/>
    <w:rsid w:val="267A740D"/>
    <w:rsid w:val="268169ED"/>
    <w:rsid w:val="268C786C"/>
    <w:rsid w:val="269D0DF6"/>
    <w:rsid w:val="26CD578F"/>
    <w:rsid w:val="26DE799C"/>
    <w:rsid w:val="26E03714"/>
    <w:rsid w:val="26E65B81"/>
    <w:rsid w:val="26F947D6"/>
    <w:rsid w:val="27027B2E"/>
    <w:rsid w:val="27035654"/>
    <w:rsid w:val="27070CA1"/>
    <w:rsid w:val="270C0DF6"/>
    <w:rsid w:val="2720227E"/>
    <w:rsid w:val="27321A96"/>
    <w:rsid w:val="273D2914"/>
    <w:rsid w:val="27433CA3"/>
    <w:rsid w:val="274719E5"/>
    <w:rsid w:val="27475541"/>
    <w:rsid w:val="274F2647"/>
    <w:rsid w:val="274F43F6"/>
    <w:rsid w:val="27554102"/>
    <w:rsid w:val="27565784"/>
    <w:rsid w:val="275C3465"/>
    <w:rsid w:val="276500BD"/>
    <w:rsid w:val="277B343D"/>
    <w:rsid w:val="278E13C2"/>
    <w:rsid w:val="279938C3"/>
    <w:rsid w:val="27AE1D78"/>
    <w:rsid w:val="27B54BA0"/>
    <w:rsid w:val="27B626C7"/>
    <w:rsid w:val="27BFEF2B"/>
    <w:rsid w:val="27D17500"/>
    <w:rsid w:val="27E014F2"/>
    <w:rsid w:val="27E06C73"/>
    <w:rsid w:val="27E704CC"/>
    <w:rsid w:val="27F136FF"/>
    <w:rsid w:val="27F84A8D"/>
    <w:rsid w:val="280523FA"/>
    <w:rsid w:val="280653FC"/>
    <w:rsid w:val="28333D17"/>
    <w:rsid w:val="2852419D"/>
    <w:rsid w:val="28566942"/>
    <w:rsid w:val="285F2D5E"/>
    <w:rsid w:val="286B525F"/>
    <w:rsid w:val="28757E8C"/>
    <w:rsid w:val="28A013AD"/>
    <w:rsid w:val="28A80261"/>
    <w:rsid w:val="28AA0E85"/>
    <w:rsid w:val="28B46C06"/>
    <w:rsid w:val="28B5472C"/>
    <w:rsid w:val="28B704A4"/>
    <w:rsid w:val="28BF26A0"/>
    <w:rsid w:val="28C54C0D"/>
    <w:rsid w:val="28DD71BF"/>
    <w:rsid w:val="28E13773"/>
    <w:rsid w:val="28ED6520"/>
    <w:rsid w:val="28FE60D3"/>
    <w:rsid w:val="2900009D"/>
    <w:rsid w:val="290D4B5D"/>
    <w:rsid w:val="290F208E"/>
    <w:rsid w:val="29233D8C"/>
    <w:rsid w:val="293435B5"/>
    <w:rsid w:val="293A2B9C"/>
    <w:rsid w:val="2942641F"/>
    <w:rsid w:val="29600B3C"/>
    <w:rsid w:val="29622B06"/>
    <w:rsid w:val="296E14AB"/>
    <w:rsid w:val="298505A2"/>
    <w:rsid w:val="299B1B74"/>
    <w:rsid w:val="29B03871"/>
    <w:rsid w:val="29BA649E"/>
    <w:rsid w:val="29C015DB"/>
    <w:rsid w:val="29C25B43"/>
    <w:rsid w:val="29D3130E"/>
    <w:rsid w:val="29E4176D"/>
    <w:rsid w:val="29E436FA"/>
    <w:rsid w:val="29E96D83"/>
    <w:rsid w:val="29F37C02"/>
    <w:rsid w:val="29F37D72"/>
    <w:rsid w:val="29F879E9"/>
    <w:rsid w:val="29FD577B"/>
    <w:rsid w:val="2A094D30"/>
    <w:rsid w:val="2A0E6DF7"/>
    <w:rsid w:val="2A16744D"/>
    <w:rsid w:val="2A1C14A4"/>
    <w:rsid w:val="2A383867"/>
    <w:rsid w:val="2A4B4255"/>
    <w:rsid w:val="2A4B5CF6"/>
    <w:rsid w:val="2A64640A"/>
    <w:rsid w:val="2A7B76E8"/>
    <w:rsid w:val="2A810D6A"/>
    <w:rsid w:val="2A930A9D"/>
    <w:rsid w:val="2AAB5DE7"/>
    <w:rsid w:val="2ABD43F8"/>
    <w:rsid w:val="2AD66DEA"/>
    <w:rsid w:val="2ADB491E"/>
    <w:rsid w:val="2AE72A57"/>
    <w:rsid w:val="2AF53506"/>
    <w:rsid w:val="2AF754D0"/>
    <w:rsid w:val="2B1E71B6"/>
    <w:rsid w:val="2B204A27"/>
    <w:rsid w:val="2B2D6746"/>
    <w:rsid w:val="2B391645"/>
    <w:rsid w:val="2B3C1135"/>
    <w:rsid w:val="2B421FE8"/>
    <w:rsid w:val="2B4F321F"/>
    <w:rsid w:val="2B5B5A5F"/>
    <w:rsid w:val="2B610C4C"/>
    <w:rsid w:val="2B667F60"/>
    <w:rsid w:val="2B710DDE"/>
    <w:rsid w:val="2B7D3C27"/>
    <w:rsid w:val="2B8C5C18"/>
    <w:rsid w:val="2B8D373E"/>
    <w:rsid w:val="2B98280F"/>
    <w:rsid w:val="2BA07916"/>
    <w:rsid w:val="2BAA42F0"/>
    <w:rsid w:val="2BB54F0C"/>
    <w:rsid w:val="2BBA21F4"/>
    <w:rsid w:val="2BC2788C"/>
    <w:rsid w:val="2BC32DAF"/>
    <w:rsid w:val="2BCE0FCC"/>
    <w:rsid w:val="2BD10619"/>
    <w:rsid w:val="2BD33847"/>
    <w:rsid w:val="2BDA4BD6"/>
    <w:rsid w:val="2BEC66B7"/>
    <w:rsid w:val="2BEF7F55"/>
    <w:rsid w:val="2BF65788"/>
    <w:rsid w:val="2BFD3CB3"/>
    <w:rsid w:val="2BFF288E"/>
    <w:rsid w:val="2BFFF4DE"/>
    <w:rsid w:val="2C1005F7"/>
    <w:rsid w:val="2C1520B2"/>
    <w:rsid w:val="2C1F714F"/>
    <w:rsid w:val="2C2C11A9"/>
    <w:rsid w:val="2C2E3173"/>
    <w:rsid w:val="2C3562B0"/>
    <w:rsid w:val="2C4629A8"/>
    <w:rsid w:val="2C4E1120"/>
    <w:rsid w:val="2C524F6D"/>
    <w:rsid w:val="2C5541DE"/>
    <w:rsid w:val="2C626979"/>
    <w:rsid w:val="2C6B3A80"/>
    <w:rsid w:val="2C6E531E"/>
    <w:rsid w:val="2C9254B0"/>
    <w:rsid w:val="2C9805ED"/>
    <w:rsid w:val="2C9C6B81"/>
    <w:rsid w:val="2C9F197B"/>
    <w:rsid w:val="2CA23219"/>
    <w:rsid w:val="2CB61A5F"/>
    <w:rsid w:val="2CBA0563"/>
    <w:rsid w:val="2CC8586C"/>
    <w:rsid w:val="2CC969F8"/>
    <w:rsid w:val="2CE27280"/>
    <w:rsid w:val="2CF75313"/>
    <w:rsid w:val="2CF972DD"/>
    <w:rsid w:val="2D0D4B37"/>
    <w:rsid w:val="2D1C121E"/>
    <w:rsid w:val="2D214A86"/>
    <w:rsid w:val="2D281971"/>
    <w:rsid w:val="2D2F2CFF"/>
    <w:rsid w:val="2D3227EF"/>
    <w:rsid w:val="2D4775A2"/>
    <w:rsid w:val="2D4ADB2C"/>
    <w:rsid w:val="2D524FED"/>
    <w:rsid w:val="2D5409B8"/>
    <w:rsid w:val="2D656721"/>
    <w:rsid w:val="2D6C5D01"/>
    <w:rsid w:val="2D6F57F1"/>
    <w:rsid w:val="2D7828F8"/>
    <w:rsid w:val="2D7A65A1"/>
    <w:rsid w:val="2D856BEC"/>
    <w:rsid w:val="2D960FD0"/>
    <w:rsid w:val="2DA03BFD"/>
    <w:rsid w:val="2DAA32B1"/>
    <w:rsid w:val="2DD815E9"/>
    <w:rsid w:val="2DD92C6B"/>
    <w:rsid w:val="2DDFE5E1"/>
    <w:rsid w:val="2DE16030"/>
    <w:rsid w:val="2DFD2DFD"/>
    <w:rsid w:val="2E2173DD"/>
    <w:rsid w:val="2E2760CC"/>
    <w:rsid w:val="2E310CF9"/>
    <w:rsid w:val="2E4722CA"/>
    <w:rsid w:val="2E4C5B33"/>
    <w:rsid w:val="2E506A88"/>
    <w:rsid w:val="2E5F5866"/>
    <w:rsid w:val="2E6764C9"/>
    <w:rsid w:val="2E864BA1"/>
    <w:rsid w:val="2E884DBD"/>
    <w:rsid w:val="2E8D0A5F"/>
    <w:rsid w:val="2E933762"/>
    <w:rsid w:val="2E951288"/>
    <w:rsid w:val="2E9B6172"/>
    <w:rsid w:val="2E9C2A5D"/>
    <w:rsid w:val="2EA25753"/>
    <w:rsid w:val="2EA31082"/>
    <w:rsid w:val="2EA4771D"/>
    <w:rsid w:val="2EAA38DB"/>
    <w:rsid w:val="2EBD258D"/>
    <w:rsid w:val="2ED022C0"/>
    <w:rsid w:val="2ED33B5E"/>
    <w:rsid w:val="2ED5003F"/>
    <w:rsid w:val="2ED5814A"/>
    <w:rsid w:val="2EDBE8D5"/>
    <w:rsid w:val="2EDC164A"/>
    <w:rsid w:val="2EF064BE"/>
    <w:rsid w:val="2F0D52C2"/>
    <w:rsid w:val="2F0FE3F9"/>
    <w:rsid w:val="2F1A79DF"/>
    <w:rsid w:val="2F2919D0"/>
    <w:rsid w:val="2F430CE4"/>
    <w:rsid w:val="2F4B5DEA"/>
    <w:rsid w:val="2F4F1437"/>
    <w:rsid w:val="2F5729E1"/>
    <w:rsid w:val="2F5F53F2"/>
    <w:rsid w:val="2F634EE2"/>
    <w:rsid w:val="2F6A6270"/>
    <w:rsid w:val="2F776BDF"/>
    <w:rsid w:val="2F7C5AEF"/>
    <w:rsid w:val="2F807B83"/>
    <w:rsid w:val="2F97607B"/>
    <w:rsid w:val="2F9BD732"/>
    <w:rsid w:val="2FA39764"/>
    <w:rsid w:val="2FA554FB"/>
    <w:rsid w:val="2FB456F8"/>
    <w:rsid w:val="2FBA0457"/>
    <w:rsid w:val="2FC00586"/>
    <w:rsid w:val="2FC5794B"/>
    <w:rsid w:val="2FC92EF2"/>
    <w:rsid w:val="2FDD075A"/>
    <w:rsid w:val="2FE73D65"/>
    <w:rsid w:val="2FE75E36"/>
    <w:rsid w:val="2FE7994F"/>
    <w:rsid w:val="2FE7BE3B"/>
    <w:rsid w:val="2FEAFFAE"/>
    <w:rsid w:val="2FF7D818"/>
    <w:rsid w:val="2FFB15BE"/>
    <w:rsid w:val="2FFB336C"/>
    <w:rsid w:val="2FFE39DA"/>
    <w:rsid w:val="2FFFF5EF"/>
    <w:rsid w:val="3002294D"/>
    <w:rsid w:val="301663F8"/>
    <w:rsid w:val="30182170"/>
    <w:rsid w:val="30215815"/>
    <w:rsid w:val="30234671"/>
    <w:rsid w:val="30277A3A"/>
    <w:rsid w:val="302A5A00"/>
    <w:rsid w:val="3034062C"/>
    <w:rsid w:val="3045283A"/>
    <w:rsid w:val="304940D8"/>
    <w:rsid w:val="304F7BF1"/>
    <w:rsid w:val="305807BF"/>
    <w:rsid w:val="305F1B4D"/>
    <w:rsid w:val="306C426A"/>
    <w:rsid w:val="307D1FD3"/>
    <w:rsid w:val="30923783"/>
    <w:rsid w:val="3095556F"/>
    <w:rsid w:val="30A21A3A"/>
    <w:rsid w:val="30BA4FD6"/>
    <w:rsid w:val="30C23E8A"/>
    <w:rsid w:val="30D37E45"/>
    <w:rsid w:val="30E3277E"/>
    <w:rsid w:val="30FA05F5"/>
    <w:rsid w:val="30FC55EE"/>
    <w:rsid w:val="30FF1D00"/>
    <w:rsid w:val="3100354C"/>
    <w:rsid w:val="31101099"/>
    <w:rsid w:val="312132A7"/>
    <w:rsid w:val="3131014F"/>
    <w:rsid w:val="31327262"/>
    <w:rsid w:val="31374878"/>
    <w:rsid w:val="31376626"/>
    <w:rsid w:val="313E79B5"/>
    <w:rsid w:val="315F36F2"/>
    <w:rsid w:val="316023F9"/>
    <w:rsid w:val="3163741B"/>
    <w:rsid w:val="31666F0B"/>
    <w:rsid w:val="316A69FC"/>
    <w:rsid w:val="31857392"/>
    <w:rsid w:val="3186310A"/>
    <w:rsid w:val="31896816"/>
    <w:rsid w:val="31916A3A"/>
    <w:rsid w:val="319475D5"/>
    <w:rsid w:val="319770C5"/>
    <w:rsid w:val="3199108F"/>
    <w:rsid w:val="319B6BB5"/>
    <w:rsid w:val="319C0B7F"/>
    <w:rsid w:val="319F5F79"/>
    <w:rsid w:val="31A87524"/>
    <w:rsid w:val="31B41A25"/>
    <w:rsid w:val="31B43515"/>
    <w:rsid w:val="31B5579D"/>
    <w:rsid w:val="31BB6D38"/>
    <w:rsid w:val="31C12394"/>
    <w:rsid w:val="31C43A5C"/>
    <w:rsid w:val="31C679AA"/>
    <w:rsid w:val="31CB527F"/>
    <w:rsid w:val="31CD2C05"/>
    <w:rsid w:val="31D125D7"/>
    <w:rsid w:val="32292413"/>
    <w:rsid w:val="322A7F39"/>
    <w:rsid w:val="323B3EF4"/>
    <w:rsid w:val="323D7C6C"/>
    <w:rsid w:val="3267118D"/>
    <w:rsid w:val="32827D75"/>
    <w:rsid w:val="328A1C18"/>
    <w:rsid w:val="32933D30"/>
    <w:rsid w:val="3293788C"/>
    <w:rsid w:val="3296737C"/>
    <w:rsid w:val="32A0644D"/>
    <w:rsid w:val="32A63A63"/>
    <w:rsid w:val="32AE0B6A"/>
    <w:rsid w:val="32BD6FFF"/>
    <w:rsid w:val="32D26724"/>
    <w:rsid w:val="32D61E6F"/>
    <w:rsid w:val="32F719A3"/>
    <w:rsid w:val="33024A12"/>
    <w:rsid w:val="33185FE3"/>
    <w:rsid w:val="331F3816"/>
    <w:rsid w:val="33332E1D"/>
    <w:rsid w:val="33557238"/>
    <w:rsid w:val="33615BDC"/>
    <w:rsid w:val="33633703"/>
    <w:rsid w:val="33770F5C"/>
    <w:rsid w:val="338418CB"/>
    <w:rsid w:val="33863895"/>
    <w:rsid w:val="33865643"/>
    <w:rsid w:val="33946BB3"/>
    <w:rsid w:val="33A47388"/>
    <w:rsid w:val="33A67096"/>
    <w:rsid w:val="33A930DF"/>
    <w:rsid w:val="33AF19C5"/>
    <w:rsid w:val="33B0446E"/>
    <w:rsid w:val="33BF7858"/>
    <w:rsid w:val="33C30645"/>
    <w:rsid w:val="33D12D62"/>
    <w:rsid w:val="33D7AC6D"/>
    <w:rsid w:val="33DC6E44"/>
    <w:rsid w:val="33E27D09"/>
    <w:rsid w:val="33E9C3D6"/>
    <w:rsid w:val="33ED121E"/>
    <w:rsid w:val="33F24A86"/>
    <w:rsid w:val="33F35BBE"/>
    <w:rsid w:val="33F5035A"/>
    <w:rsid w:val="34052A0C"/>
    <w:rsid w:val="340B78F6"/>
    <w:rsid w:val="34254E5C"/>
    <w:rsid w:val="342750AF"/>
    <w:rsid w:val="342A4220"/>
    <w:rsid w:val="344F3C87"/>
    <w:rsid w:val="3454129D"/>
    <w:rsid w:val="34594B05"/>
    <w:rsid w:val="346A286F"/>
    <w:rsid w:val="346A6D13"/>
    <w:rsid w:val="347708E6"/>
    <w:rsid w:val="348576A9"/>
    <w:rsid w:val="34988E2D"/>
    <w:rsid w:val="34A73A14"/>
    <w:rsid w:val="34A915E9"/>
    <w:rsid w:val="34BC3CC4"/>
    <w:rsid w:val="34C53F49"/>
    <w:rsid w:val="34C75F13"/>
    <w:rsid w:val="34C9180A"/>
    <w:rsid w:val="34D05036"/>
    <w:rsid w:val="34D50905"/>
    <w:rsid w:val="34DA3E98"/>
    <w:rsid w:val="34EC7655"/>
    <w:rsid w:val="34F34A12"/>
    <w:rsid w:val="34F36D08"/>
    <w:rsid w:val="34F903B8"/>
    <w:rsid w:val="351153E0"/>
    <w:rsid w:val="35183DAA"/>
    <w:rsid w:val="351C000D"/>
    <w:rsid w:val="35415CC5"/>
    <w:rsid w:val="35447564"/>
    <w:rsid w:val="3558300F"/>
    <w:rsid w:val="35585E1E"/>
    <w:rsid w:val="35596B81"/>
    <w:rsid w:val="355A0B35"/>
    <w:rsid w:val="355F7EFA"/>
    <w:rsid w:val="35611EC4"/>
    <w:rsid w:val="356E45E1"/>
    <w:rsid w:val="3586192A"/>
    <w:rsid w:val="358918C4"/>
    <w:rsid w:val="35935DF5"/>
    <w:rsid w:val="359F29EC"/>
    <w:rsid w:val="35A3178F"/>
    <w:rsid w:val="35AB0CDA"/>
    <w:rsid w:val="35B5DF92"/>
    <w:rsid w:val="35C83CF1"/>
    <w:rsid w:val="35D2691D"/>
    <w:rsid w:val="35D54660"/>
    <w:rsid w:val="35DE1AF6"/>
    <w:rsid w:val="35DE52C2"/>
    <w:rsid w:val="35E52AF5"/>
    <w:rsid w:val="35E914F5"/>
    <w:rsid w:val="35EF8021"/>
    <w:rsid w:val="35FC1BEC"/>
    <w:rsid w:val="36176A26"/>
    <w:rsid w:val="361C5DEB"/>
    <w:rsid w:val="361E6007"/>
    <w:rsid w:val="361E7DB5"/>
    <w:rsid w:val="36201D7F"/>
    <w:rsid w:val="36203B2D"/>
    <w:rsid w:val="3620540F"/>
    <w:rsid w:val="36213401"/>
    <w:rsid w:val="3627310D"/>
    <w:rsid w:val="36321AB2"/>
    <w:rsid w:val="36413AA3"/>
    <w:rsid w:val="364D2448"/>
    <w:rsid w:val="364F61C0"/>
    <w:rsid w:val="365B7EC0"/>
    <w:rsid w:val="36637EBD"/>
    <w:rsid w:val="36720523"/>
    <w:rsid w:val="368F480F"/>
    <w:rsid w:val="369462C9"/>
    <w:rsid w:val="3699743B"/>
    <w:rsid w:val="369B31B3"/>
    <w:rsid w:val="36AE032A"/>
    <w:rsid w:val="36B058F3"/>
    <w:rsid w:val="36BA5D2F"/>
    <w:rsid w:val="36C546D4"/>
    <w:rsid w:val="36C7044C"/>
    <w:rsid w:val="36CA1CEB"/>
    <w:rsid w:val="36EC3A0F"/>
    <w:rsid w:val="36EE59D9"/>
    <w:rsid w:val="36FD36E9"/>
    <w:rsid w:val="371F3DE4"/>
    <w:rsid w:val="372431A9"/>
    <w:rsid w:val="373F0B7D"/>
    <w:rsid w:val="374101FF"/>
    <w:rsid w:val="375021F0"/>
    <w:rsid w:val="37531CE0"/>
    <w:rsid w:val="37586461"/>
    <w:rsid w:val="376932B2"/>
    <w:rsid w:val="37720712"/>
    <w:rsid w:val="3776777C"/>
    <w:rsid w:val="377F2DB6"/>
    <w:rsid w:val="377F4EC4"/>
    <w:rsid w:val="379540A7"/>
    <w:rsid w:val="37955E55"/>
    <w:rsid w:val="37A61E10"/>
    <w:rsid w:val="37AC24F8"/>
    <w:rsid w:val="37BE88EF"/>
    <w:rsid w:val="37C512C3"/>
    <w:rsid w:val="37CD3840"/>
    <w:rsid w:val="37DA1C43"/>
    <w:rsid w:val="37DD978E"/>
    <w:rsid w:val="37DDD3D0"/>
    <w:rsid w:val="37DDE9CB"/>
    <w:rsid w:val="37DFCE55"/>
    <w:rsid w:val="37E666B0"/>
    <w:rsid w:val="37FE3393"/>
    <w:rsid w:val="37FE7E9E"/>
    <w:rsid w:val="37FE92C6"/>
    <w:rsid w:val="37FF8387"/>
    <w:rsid w:val="37FFB7A3"/>
    <w:rsid w:val="380134EA"/>
    <w:rsid w:val="380A0B55"/>
    <w:rsid w:val="38111241"/>
    <w:rsid w:val="38172D0E"/>
    <w:rsid w:val="381C20D2"/>
    <w:rsid w:val="3821593A"/>
    <w:rsid w:val="38267406"/>
    <w:rsid w:val="383B4C4E"/>
    <w:rsid w:val="38591578"/>
    <w:rsid w:val="386135F8"/>
    <w:rsid w:val="38691D8A"/>
    <w:rsid w:val="3869416A"/>
    <w:rsid w:val="386F48F8"/>
    <w:rsid w:val="38740160"/>
    <w:rsid w:val="388F76DF"/>
    <w:rsid w:val="3891486E"/>
    <w:rsid w:val="389205E6"/>
    <w:rsid w:val="389820A0"/>
    <w:rsid w:val="38A02D03"/>
    <w:rsid w:val="38B5260A"/>
    <w:rsid w:val="38B555EE"/>
    <w:rsid w:val="38B60778"/>
    <w:rsid w:val="38B92017"/>
    <w:rsid w:val="38C2711D"/>
    <w:rsid w:val="38CD6618"/>
    <w:rsid w:val="38CD7870"/>
    <w:rsid w:val="38CE2A7B"/>
    <w:rsid w:val="38D64A3E"/>
    <w:rsid w:val="38D75106"/>
    <w:rsid w:val="38E86458"/>
    <w:rsid w:val="38EC5F48"/>
    <w:rsid w:val="38EE7F12"/>
    <w:rsid w:val="38F93F81"/>
    <w:rsid w:val="39137979"/>
    <w:rsid w:val="391536F1"/>
    <w:rsid w:val="39161217"/>
    <w:rsid w:val="391B682D"/>
    <w:rsid w:val="392E59B4"/>
    <w:rsid w:val="39355B41"/>
    <w:rsid w:val="39363667"/>
    <w:rsid w:val="39455658"/>
    <w:rsid w:val="3967EE1F"/>
    <w:rsid w:val="398616DE"/>
    <w:rsid w:val="39902D77"/>
    <w:rsid w:val="399565E0"/>
    <w:rsid w:val="39A800D3"/>
    <w:rsid w:val="39C11183"/>
    <w:rsid w:val="39C62C3D"/>
    <w:rsid w:val="39D215E2"/>
    <w:rsid w:val="39D30EB6"/>
    <w:rsid w:val="39DF4537"/>
    <w:rsid w:val="39DFEA7F"/>
    <w:rsid w:val="39E93DA8"/>
    <w:rsid w:val="39EE3789"/>
    <w:rsid w:val="39F731D3"/>
    <w:rsid w:val="39FB6CFD"/>
    <w:rsid w:val="39FF1CAB"/>
    <w:rsid w:val="39FFB894"/>
    <w:rsid w:val="3A045513"/>
    <w:rsid w:val="3A0D43C8"/>
    <w:rsid w:val="3A184B1B"/>
    <w:rsid w:val="3A1DA7C4"/>
    <w:rsid w:val="3A255BB6"/>
    <w:rsid w:val="3A3C4CAD"/>
    <w:rsid w:val="3A414A9E"/>
    <w:rsid w:val="3A4A73CA"/>
    <w:rsid w:val="3A5522B3"/>
    <w:rsid w:val="3A5F1473"/>
    <w:rsid w:val="3A7461F5"/>
    <w:rsid w:val="3A775CE5"/>
    <w:rsid w:val="3A7B202C"/>
    <w:rsid w:val="3A896CF3"/>
    <w:rsid w:val="3A944AE9"/>
    <w:rsid w:val="3A9E7716"/>
    <w:rsid w:val="3AB521C1"/>
    <w:rsid w:val="3ABFBCE4"/>
    <w:rsid w:val="3AC24284"/>
    <w:rsid w:val="3AC54CA3"/>
    <w:rsid w:val="3B005CDB"/>
    <w:rsid w:val="3B007A89"/>
    <w:rsid w:val="3B0357CB"/>
    <w:rsid w:val="3B0A0908"/>
    <w:rsid w:val="3B141786"/>
    <w:rsid w:val="3B2E2848"/>
    <w:rsid w:val="3B404329"/>
    <w:rsid w:val="3B47390A"/>
    <w:rsid w:val="3B5129DA"/>
    <w:rsid w:val="3B691AD2"/>
    <w:rsid w:val="3B7010B2"/>
    <w:rsid w:val="3B779366"/>
    <w:rsid w:val="3B7A3D70"/>
    <w:rsid w:val="3B824942"/>
    <w:rsid w:val="3B8E6041"/>
    <w:rsid w:val="3B9F3746"/>
    <w:rsid w:val="3BA0301A"/>
    <w:rsid w:val="3BA7084C"/>
    <w:rsid w:val="3BAF271E"/>
    <w:rsid w:val="3BAFC998"/>
    <w:rsid w:val="3BC96A15"/>
    <w:rsid w:val="3BE23632"/>
    <w:rsid w:val="3BE60B61"/>
    <w:rsid w:val="3BEDF974"/>
    <w:rsid w:val="3BF3BD0B"/>
    <w:rsid w:val="3C027237"/>
    <w:rsid w:val="3C0A27EC"/>
    <w:rsid w:val="3C0D4B53"/>
    <w:rsid w:val="3C0D6901"/>
    <w:rsid w:val="3C3FEC28"/>
    <w:rsid w:val="3C5142C7"/>
    <w:rsid w:val="3C6927A8"/>
    <w:rsid w:val="3C793F97"/>
    <w:rsid w:val="3CA418A1"/>
    <w:rsid w:val="3CA41EB8"/>
    <w:rsid w:val="3CA54D8C"/>
    <w:rsid w:val="3CA628B2"/>
    <w:rsid w:val="3CB57792"/>
    <w:rsid w:val="3CBA010B"/>
    <w:rsid w:val="3CC86CCC"/>
    <w:rsid w:val="3CD94A35"/>
    <w:rsid w:val="3CE138EA"/>
    <w:rsid w:val="3CEA4F7F"/>
    <w:rsid w:val="3CFB49AC"/>
    <w:rsid w:val="3CFD4E72"/>
    <w:rsid w:val="3D17730C"/>
    <w:rsid w:val="3D2008B6"/>
    <w:rsid w:val="3D363C36"/>
    <w:rsid w:val="3D3DE9BB"/>
    <w:rsid w:val="3D4E71D1"/>
    <w:rsid w:val="3D522139"/>
    <w:rsid w:val="3D5B369C"/>
    <w:rsid w:val="3D605157"/>
    <w:rsid w:val="3D637AC2"/>
    <w:rsid w:val="3D6F7148"/>
    <w:rsid w:val="3D779C8D"/>
    <w:rsid w:val="3D793B23"/>
    <w:rsid w:val="3D871C53"/>
    <w:rsid w:val="3D9D5A63"/>
    <w:rsid w:val="3DAE1A1E"/>
    <w:rsid w:val="3DD1395F"/>
    <w:rsid w:val="3DDC937D"/>
    <w:rsid w:val="3DDECB39"/>
    <w:rsid w:val="3DDF42CD"/>
    <w:rsid w:val="3DDFA097"/>
    <w:rsid w:val="3DE25B6C"/>
    <w:rsid w:val="3DE91F16"/>
    <w:rsid w:val="3DEF7B2A"/>
    <w:rsid w:val="3DF15DAF"/>
    <w:rsid w:val="3DFA1107"/>
    <w:rsid w:val="3DFE1980"/>
    <w:rsid w:val="3E06185A"/>
    <w:rsid w:val="3E077380"/>
    <w:rsid w:val="3E155F41"/>
    <w:rsid w:val="3E2A5C68"/>
    <w:rsid w:val="3E3208A1"/>
    <w:rsid w:val="3E530817"/>
    <w:rsid w:val="3E5315DD"/>
    <w:rsid w:val="3E539B0B"/>
    <w:rsid w:val="3E5D5D51"/>
    <w:rsid w:val="3E693B97"/>
    <w:rsid w:val="3E6D8736"/>
    <w:rsid w:val="3E770C0D"/>
    <w:rsid w:val="3E7BE855"/>
    <w:rsid w:val="3E7F109F"/>
    <w:rsid w:val="3E7FD35B"/>
    <w:rsid w:val="3EA572C5"/>
    <w:rsid w:val="3EAB41B0"/>
    <w:rsid w:val="3EAFE3BB"/>
    <w:rsid w:val="3EB05C6A"/>
    <w:rsid w:val="3EB76FF8"/>
    <w:rsid w:val="3EBD6A03"/>
    <w:rsid w:val="3EC040FF"/>
    <w:rsid w:val="3EC5429D"/>
    <w:rsid w:val="3ECD2378"/>
    <w:rsid w:val="3ED90D1D"/>
    <w:rsid w:val="3ED951C1"/>
    <w:rsid w:val="3EDDCF2B"/>
    <w:rsid w:val="3EE6168C"/>
    <w:rsid w:val="3EE75890"/>
    <w:rsid w:val="3EEF6792"/>
    <w:rsid w:val="3EF20030"/>
    <w:rsid w:val="3EF21DDE"/>
    <w:rsid w:val="3EFD56D2"/>
    <w:rsid w:val="3EFD8E58"/>
    <w:rsid w:val="3EFF321D"/>
    <w:rsid w:val="3EFF869B"/>
    <w:rsid w:val="3F1E0E25"/>
    <w:rsid w:val="3F255D10"/>
    <w:rsid w:val="3F33749A"/>
    <w:rsid w:val="3F3D5750"/>
    <w:rsid w:val="3F4BDE4B"/>
    <w:rsid w:val="3F56236D"/>
    <w:rsid w:val="3F5900B0"/>
    <w:rsid w:val="3F5DF973"/>
    <w:rsid w:val="3F5F8697"/>
    <w:rsid w:val="3F6F6A17"/>
    <w:rsid w:val="3F75DEA9"/>
    <w:rsid w:val="3F780536"/>
    <w:rsid w:val="3F79605C"/>
    <w:rsid w:val="3F7F2556"/>
    <w:rsid w:val="3F7F9ECF"/>
    <w:rsid w:val="3F7FCC2F"/>
    <w:rsid w:val="3F966C0E"/>
    <w:rsid w:val="3F993113"/>
    <w:rsid w:val="3F9F0AA5"/>
    <w:rsid w:val="3FA330D9"/>
    <w:rsid w:val="3FAFA563"/>
    <w:rsid w:val="3FB452E6"/>
    <w:rsid w:val="3FB928FC"/>
    <w:rsid w:val="3FBE1687"/>
    <w:rsid w:val="3FBE7F13"/>
    <w:rsid w:val="3FC01EDD"/>
    <w:rsid w:val="3FC419CD"/>
    <w:rsid w:val="3FC90D91"/>
    <w:rsid w:val="3FCA4B09"/>
    <w:rsid w:val="3FCB577E"/>
    <w:rsid w:val="3FCF99AD"/>
    <w:rsid w:val="3FCFB9E0"/>
    <w:rsid w:val="3FD3CA5F"/>
    <w:rsid w:val="3FD730B5"/>
    <w:rsid w:val="3FDB5851"/>
    <w:rsid w:val="3FDF6807"/>
    <w:rsid w:val="3FDFA2EF"/>
    <w:rsid w:val="3FF81676"/>
    <w:rsid w:val="3FF90FDC"/>
    <w:rsid w:val="3FFEBE4A"/>
    <w:rsid w:val="3FFF039D"/>
    <w:rsid w:val="3FFF47B3"/>
    <w:rsid w:val="3FFF9B7D"/>
    <w:rsid w:val="3FFFC7FA"/>
    <w:rsid w:val="3FFFE43C"/>
    <w:rsid w:val="3FFFE4FF"/>
    <w:rsid w:val="40167D4F"/>
    <w:rsid w:val="40267F92"/>
    <w:rsid w:val="40273512"/>
    <w:rsid w:val="40295CD4"/>
    <w:rsid w:val="402C2A1F"/>
    <w:rsid w:val="403A1C8F"/>
    <w:rsid w:val="403A57EB"/>
    <w:rsid w:val="403C77B5"/>
    <w:rsid w:val="40454BCA"/>
    <w:rsid w:val="404E6ADA"/>
    <w:rsid w:val="40672358"/>
    <w:rsid w:val="406E36E7"/>
    <w:rsid w:val="40704517"/>
    <w:rsid w:val="4093314D"/>
    <w:rsid w:val="40956EC5"/>
    <w:rsid w:val="409C0254"/>
    <w:rsid w:val="409C46F8"/>
    <w:rsid w:val="409F7D44"/>
    <w:rsid w:val="40B76E3C"/>
    <w:rsid w:val="40CE0F8A"/>
    <w:rsid w:val="40D273CB"/>
    <w:rsid w:val="40D93256"/>
    <w:rsid w:val="40E30B8B"/>
    <w:rsid w:val="40FD43DA"/>
    <w:rsid w:val="40FE4BEC"/>
    <w:rsid w:val="40FFFB29"/>
    <w:rsid w:val="410D1152"/>
    <w:rsid w:val="410D4CAE"/>
    <w:rsid w:val="411424E0"/>
    <w:rsid w:val="411E335F"/>
    <w:rsid w:val="41230975"/>
    <w:rsid w:val="412D70FE"/>
    <w:rsid w:val="41365386"/>
    <w:rsid w:val="41456B3D"/>
    <w:rsid w:val="41487DD1"/>
    <w:rsid w:val="414F3518"/>
    <w:rsid w:val="41652D3C"/>
    <w:rsid w:val="41735459"/>
    <w:rsid w:val="418C62A3"/>
    <w:rsid w:val="418C651A"/>
    <w:rsid w:val="4194717D"/>
    <w:rsid w:val="419B675D"/>
    <w:rsid w:val="41A82C28"/>
    <w:rsid w:val="41B96BE3"/>
    <w:rsid w:val="41C95079"/>
    <w:rsid w:val="41D41C6F"/>
    <w:rsid w:val="41DA005C"/>
    <w:rsid w:val="41E9396D"/>
    <w:rsid w:val="41EA4FEF"/>
    <w:rsid w:val="41EC7387"/>
    <w:rsid w:val="42044303"/>
    <w:rsid w:val="42051E29"/>
    <w:rsid w:val="420F2CA7"/>
    <w:rsid w:val="421D7172"/>
    <w:rsid w:val="42277FF1"/>
    <w:rsid w:val="423050F8"/>
    <w:rsid w:val="4244590F"/>
    <w:rsid w:val="425A2175"/>
    <w:rsid w:val="42703746"/>
    <w:rsid w:val="42864D18"/>
    <w:rsid w:val="428A6769"/>
    <w:rsid w:val="42AB6E74"/>
    <w:rsid w:val="42BC4BDD"/>
    <w:rsid w:val="42D75573"/>
    <w:rsid w:val="42E44134"/>
    <w:rsid w:val="42E513D7"/>
    <w:rsid w:val="42E859D2"/>
    <w:rsid w:val="42FC7797"/>
    <w:rsid w:val="4307181F"/>
    <w:rsid w:val="43073CDD"/>
    <w:rsid w:val="430B16C1"/>
    <w:rsid w:val="43144A19"/>
    <w:rsid w:val="431F6F1A"/>
    <w:rsid w:val="432602A9"/>
    <w:rsid w:val="43302ED5"/>
    <w:rsid w:val="43326C4D"/>
    <w:rsid w:val="43374264"/>
    <w:rsid w:val="434D3A87"/>
    <w:rsid w:val="434E1A2B"/>
    <w:rsid w:val="43544E16"/>
    <w:rsid w:val="43601A0D"/>
    <w:rsid w:val="436C03B1"/>
    <w:rsid w:val="43721740"/>
    <w:rsid w:val="43723397"/>
    <w:rsid w:val="43740FE4"/>
    <w:rsid w:val="43811FD9"/>
    <w:rsid w:val="438C6F79"/>
    <w:rsid w:val="438D657A"/>
    <w:rsid w:val="43AF4742"/>
    <w:rsid w:val="43B6787E"/>
    <w:rsid w:val="43BD0C0D"/>
    <w:rsid w:val="43C755E8"/>
    <w:rsid w:val="43CD6976"/>
    <w:rsid w:val="43DE6DD5"/>
    <w:rsid w:val="44056110"/>
    <w:rsid w:val="440920A4"/>
    <w:rsid w:val="44101087"/>
    <w:rsid w:val="442E5667"/>
    <w:rsid w:val="443A04B0"/>
    <w:rsid w:val="444B446B"/>
    <w:rsid w:val="444C1F91"/>
    <w:rsid w:val="445D7CFA"/>
    <w:rsid w:val="446C50D1"/>
    <w:rsid w:val="446F2CF4"/>
    <w:rsid w:val="447E3F77"/>
    <w:rsid w:val="44915BF6"/>
    <w:rsid w:val="449C4CC6"/>
    <w:rsid w:val="44A75419"/>
    <w:rsid w:val="44A92F3F"/>
    <w:rsid w:val="44C24001"/>
    <w:rsid w:val="44CD4E80"/>
    <w:rsid w:val="44D83825"/>
    <w:rsid w:val="44D97CC8"/>
    <w:rsid w:val="44DF2E05"/>
    <w:rsid w:val="44EB17AA"/>
    <w:rsid w:val="44ED5522"/>
    <w:rsid w:val="44FA7C3F"/>
    <w:rsid w:val="45050DC8"/>
    <w:rsid w:val="450E5498"/>
    <w:rsid w:val="452D591E"/>
    <w:rsid w:val="455C4456"/>
    <w:rsid w:val="45637592"/>
    <w:rsid w:val="456A0921"/>
    <w:rsid w:val="457412D9"/>
    <w:rsid w:val="45790B64"/>
    <w:rsid w:val="457B2B2E"/>
    <w:rsid w:val="458442E6"/>
    <w:rsid w:val="4589043C"/>
    <w:rsid w:val="45961716"/>
    <w:rsid w:val="459E05CA"/>
    <w:rsid w:val="45A02594"/>
    <w:rsid w:val="45A35BE1"/>
    <w:rsid w:val="45A858ED"/>
    <w:rsid w:val="45B71D5E"/>
    <w:rsid w:val="45B97A0D"/>
    <w:rsid w:val="45D466E2"/>
    <w:rsid w:val="45D863FE"/>
    <w:rsid w:val="45E00BE3"/>
    <w:rsid w:val="45E2495B"/>
    <w:rsid w:val="45E508CF"/>
    <w:rsid w:val="45E71F71"/>
    <w:rsid w:val="45E85CE9"/>
    <w:rsid w:val="45EC3F58"/>
    <w:rsid w:val="45FA6330"/>
    <w:rsid w:val="46006186"/>
    <w:rsid w:val="4605689B"/>
    <w:rsid w:val="4609638B"/>
    <w:rsid w:val="462D194E"/>
    <w:rsid w:val="46326F64"/>
    <w:rsid w:val="46401681"/>
    <w:rsid w:val="46717A8D"/>
    <w:rsid w:val="467B4E31"/>
    <w:rsid w:val="467E98E5"/>
    <w:rsid w:val="468772B0"/>
    <w:rsid w:val="468974CC"/>
    <w:rsid w:val="46935C55"/>
    <w:rsid w:val="469B0FAE"/>
    <w:rsid w:val="46A211E8"/>
    <w:rsid w:val="46A61876"/>
    <w:rsid w:val="46BC1650"/>
    <w:rsid w:val="46C44060"/>
    <w:rsid w:val="46FC37FA"/>
    <w:rsid w:val="46FF9FDB"/>
    <w:rsid w:val="470D5A07"/>
    <w:rsid w:val="471072A6"/>
    <w:rsid w:val="471543EC"/>
    <w:rsid w:val="473BFC9B"/>
    <w:rsid w:val="473E2065"/>
    <w:rsid w:val="473FE99D"/>
    <w:rsid w:val="474323A5"/>
    <w:rsid w:val="474451A1"/>
    <w:rsid w:val="47451645"/>
    <w:rsid w:val="475A49C5"/>
    <w:rsid w:val="475C2F9D"/>
    <w:rsid w:val="4764668A"/>
    <w:rsid w:val="477261B2"/>
    <w:rsid w:val="47727F60"/>
    <w:rsid w:val="477517FF"/>
    <w:rsid w:val="477912EF"/>
    <w:rsid w:val="4779309D"/>
    <w:rsid w:val="478046DF"/>
    <w:rsid w:val="47841A42"/>
    <w:rsid w:val="478F466E"/>
    <w:rsid w:val="479240B7"/>
    <w:rsid w:val="47A20403"/>
    <w:rsid w:val="47A73CBB"/>
    <w:rsid w:val="47AC789F"/>
    <w:rsid w:val="47B10B40"/>
    <w:rsid w:val="47B12065"/>
    <w:rsid w:val="47B70069"/>
    <w:rsid w:val="47BF49C5"/>
    <w:rsid w:val="47BFDA8F"/>
    <w:rsid w:val="47CA19C0"/>
    <w:rsid w:val="47DB51AF"/>
    <w:rsid w:val="47E0311C"/>
    <w:rsid w:val="480B6D9C"/>
    <w:rsid w:val="48111527"/>
    <w:rsid w:val="48141018"/>
    <w:rsid w:val="482C6361"/>
    <w:rsid w:val="48390A7E"/>
    <w:rsid w:val="483B65A4"/>
    <w:rsid w:val="4843587B"/>
    <w:rsid w:val="48457423"/>
    <w:rsid w:val="48496F13"/>
    <w:rsid w:val="485E2293"/>
    <w:rsid w:val="486C49B0"/>
    <w:rsid w:val="48711FC6"/>
    <w:rsid w:val="487675DC"/>
    <w:rsid w:val="487D4E0F"/>
    <w:rsid w:val="488A3088"/>
    <w:rsid w:val="48952158"/>
    <w:rsid w:val="48AB372A"/>
    <w:rsid w:val="48BA396D"/>
    <w:rsid w:val="48BB76E5"/>
    <w:rsid w:val="48D118F2"/>
    <w:rsid w:val="48F924AE"/>
    <w:rsid w:val="48FA020D"/>
    <w:rsid w:val="48FF3A76"/>
    <w:rsid w:val="49107A31"/>
    <w:rsid w:val="491750B6"/>
    <w:rsid w:val="49380D36"/>
    <w:rsid w:val="49382AE4"/>
    <w:rsid w:val="494E0559"/>
    <w:rsid w:val="494E2307"/>
    <w:rsid w:val="49507E2D"/>
    <w:rsid w:val="495518E8"/>
    <w:rsid w:val="49583186"/>
    <w:rsid w:val="495C4A24"/>
    <w:rsid w:val="495D254A"/>
    <w:rsid w:val="496D4E83"/>
    <w:rsid w:val="496F0BFB"/>
    <w:rsid w:val="498272AD"/>
    <w:rsid w:val="49830203"/>
    <w:rsid w:val="49A85EBB"/>
    <w:rsid w:val="49AF0FF8"/>
    <w:rsid w:val="49B17161"/>
    <w:rsid w:val="49B667C6"/>
    <w:rsid w:val="49C12AD9"/>
    <w:rsid w:val="49CC2660"/>
    <w:rsid w:val="49DF5933"/>
    <w:rsid w:val="49E50EBD"/>
    <w:rsid w:val="49E51FC0"/>
    <w:rsid w:val="49FB2D07"/>
    <w:rsid w:val="4A0155CC"/>
    <w:rsid w:val="4A0F1A96"/>
    <w:rsid w:val="4A1059E7"/>
    <w:rsid w:val="4A266DE0"/>
    <w:rsid w:val="4A2EF1B2"/>
    <w:rsid w:val="4A315EB1"/>
    <w:rsid w:val="4A433B68"/>
    <w:rsid w:val="4A4831FA"/>
    <w:rsid w:val="4A4D25BF"/>
    <w:rsid w:val="4A6022F2"/>
    <w:rsid w:val="4A677B24"/>
    <w:rsid w:val="4A703DFA"/>
    <w:rsid w:val="4A7A6A31"/>
    <w:rsid w:val="4A7B537E"/>
    <w:rsid w:val="4A871F75"/>
    <w:rsid w:val="4A993A56"/>
    <w:rsid w:val="4AAB7A92"/>
    <w:rsid w:val="4AC7411F"/>
    <w:rsid w:val="4ACB00B3"/>
    <w:rsid w:val="4AD351BA"/>
    <w:rsid w:val="4AD625B4"/>
    <w:rsid w:val="4AD827D0"/>
    <w:rsid w:val="4AE03433"/>
    <w:rsid w:val="4AE46B37"/>
    <w:rsid w:val="4AEE5B50"/>
    <w:rsid w:val="4B133808"/>
    <w:rsid w:val="4B137364"/>
    <w:rsid w:val="4B225F17"/>
    <w:rsid w:val="4B237456"/>
    <w:rsid w:val="4B241572"/>
    <w:rsid w:val="4B2652EA"/>
    <w:rsid w:val="4B2AC3A4"/>
    <w:rsid w:val="4B320132"/>
    <w:rsid w:val="4B35552D"/>
    <w:rsid w:val="4B500A0E"/>
    <w:rsid w:val="4B524331"/>
    <w:rsid w:val="4B666F41"/>
    <w:rsid w:val="4B6978CC"/>
    <w:rsid w:val="4B6B71A0"/>
    <w:rsid w:val="4B6D116B"/>
    <w:rsid w:val="4B6F617A"/>
    <w:rsid w:val="4B775B45"/>
    <w:rsid w:val="4B7D0C82"/>
    <w:rsid w:val="4B7E5126"/>
    <w:rsid w:val="4B8169C4"/>
    <w:rsid w:val="4B951644"/>
    <w:rsid w:val="4BB57ADD"/>
    <w:rsid w:val="4BBAB010"/>
    <w:rsid w:val="4BBC79FC"/>
    <w:rsid w:val="4BBE8A81"/>
    <w:rsid w:val="4BC62629"/>
    <w:rsid w:val="4BE13F29"/>
    <w:rsid w:val="4BE17463"/>
    <w:rsid w:val="4BEC4EEE"/>
    <w:rsid w:val="4BFD22F6"/>
    <w:rsid w:val="4BFE6267"/>
    <w:rsid w:val="4C03562B"/>
    <w:rsid w:val="4C121D12"/>
    <w:rsid w:val="4C1C049B"/>
    <w:rsid w:val="4C286E40"/>
    <w:rsid w:val="4C3B3017"/>
    <w:rsid w:val="4C4023DB"/>
    <w:rsid w:val="4C417F01"/>
    <w:rsid w:val="4C46376A"/>
    <w:rsid w:val="4C575977"/>
    <w:rsid w:val="4C603574"/>
    <w:rsid w:val="4C806C7C"/>
    <w:rsid w:val="4C870569"/>
    <w:rsid w:val="4C8A18A8"/>
    <w:rsid w:val="4C910E89"/>
    <w:rsid w:val="4C9444D5"/>
    <w:rsid w:val="4CAA2184"/>
    <w:rsid w:val="4CB9218D"/>
    <w:rsid w:val="4CC0176E"/>
    <w:rsid w:val="4CCD0D31"/>
    <w:rsid w:val="4CD62D3F"/>
    <w:rsid w:val="4CD86AB8"/>
    <w:rsid w:val="4CE511D4"/>
    <w:rsid w:val="4CEA0599"/>
    <w:rsid w:val="4CF124C7"/>
    <w:rsid w:val="4CF60CEC"/>
    <w:rsid w:val="4D057181"/>
    <w:rsid w:val="4D245859"/>
    <w:rsid w:val="4D2B7975"/>
    <w:rsid w:val="4D447CA9"/>
    <w:rsid w:val="4D571290"/>
    <w:rsid w:val="4D5A3970"/>
    <w:rsid w:val="4D5F0F87"/>
    <w:rsid w:val="4D834C75"/>
    <w:rsid w:val="4D937AD1"/>
    <w:rsid w:val="4DA150FB"/>
    <w:rsid w:val="4DA873D3"/>
    <w:rsid w:val="4DBC14F9"/>
    <w:rsid w:val="4DC44E8A"/>
    <w:rsid w:val="4DC60F04"/>
    <w:rsid w:val="4DCD5EF0"/>
    <w:rsid w:val="4DD03C33"/>
    <w:rsid w:val="4DFF1E22"/>
    <w:rsid w:val="4DFF4086"/>
    <w:rsid w:val="4E08517B"/>
    <w:rsid w:val="4E094A4F"/>
    <w:rsid w:val="4E127DA7"/>
    <w:rsid w:val="4E1526DE"/>
    <w:rsid w:val="4E1B3100"/>
    <w:rsid w:val="4E1E2E99"/>
    <w:rsid w:val="4E235B10"/>
    <w:rsid w:val="4E281379"/>
    <w:rsid w:val="4E361CE8"/>
    <w:rsid w:val="4E4837C9"/>
    <w:rsid w:val="4E555A64"/>
    <w:rsid w:val="4E561001"/>
    <w:rsid w:val="4E5B34FC"/>
    <w:rsid w:val="4E6A7BE3"/>
    <w:rsid w:val="4E816CDB"/>
    <w:rsid w:val="4E824F2D"/>
    <w:rsid w:val="4E9F01C4"/>
    <w:rsid w:val="4EA13E1D"/>
    <w:rsid w:val="4EB15812"/>
    <w:rsid w:val="4EC72940"/>
    <w:rsid w:val="4ECFB7F9"/>
    <w:rsid w:val="4EE47A1E"/>
    <w:rsid w:val="4EE74D90"/>
    <w:rsid w:val="4EF404F7"/>
    <w:rsid w:val="4EFD0A57"/>
    <w:rsid w:val="4EFF77E3"/>
    <w:rsid w:val="4F043B94"/>
    <w:rsid w:val="4F135B85"/>
    <w:rsid w:val="4F195165"/>
    <w:rsid w:val="4F1C142F"/>
    <w:rsid w:val="4F1D2EA8"/>
    <w:rsid w:val="4F380217"/>
    <w:rsid w:val="4F3A75B6"/>
    <w:rsid w:val="4F4F364C"/>
    <w:rsid w:val="4F50502B"/>
    <w:rsid w:val="4F5368C9"/>
    <w:rsid w:val="4F6247EF"/>
    <w:rsid w:val="4F691C49"/>
    <w:rsid w:val="4F6F55E1"/>
    <w:rsid w:val="4F716D4F"/>
    <w:rsid w:val="4F7A20A8"/>
    <w:rsid w:val="4F7C3195"/>
    <w:rsid w:val="4F822D0B"/>
    <w:rsid w:val="4F844CD5"/>
    <w:rsid w:val="4F8847C5"/>
    <w:rsid w:val="4F940AF7"/>
    <w:rsid w:val="4F9842DC"/>
    <w:rsid w:val="4F9B857B"/>
    <w:rsid w:val="4F9D09E1"/>
    <w:rsid w:val="4FAFB55A"/>
    <w:rsid w:val="4FB01626"/>
    <w:rsid w:val="4FD317B8"/>
    <w:rsid w:val="4FD74E04"/>
    <w:rsid w:val="4FDB9FB5"/>
    <w:rsid w:val="4FDBE20B"/>
    <w:rsid w:val="4FDC41D2"/>
    <w:rsid w:val="4FDF8C3E"/>
    <w:rsid w:val="4FE37C4D"/>
    <w:rsid w:val="4FE6773D"/>
    <w:rsid w:val="4FEE214E"/>
    <w:rsid w:val="4FF260E2"/>
    <w:rsid w:val="4FF359B6"/>
    <w:rsid w:val="4FFB4C49"/>
    <w:rsid w:val="4FFC2756"/>
    <w:rsid w:val="4FFF21B1"/>
    <w:rsid w:val="50047406"/>
    <w:rsid w:val="500A342C"/>
    <w:rsid w:val="500D0826"/>
    <w:rsid w:val="500E27F0"/>
    <w:rsid w:val="50160DEC"/>
    <w:rsid w:val="50342257"/>
    <w:rsid w:val="504F0E3F"/>
    <w:rsid w:val="5055041F"/>
    <w:rsid w:val="506863A4"/>
    <w:rsid w:val="506B7C43"/>
    <w:rsid w:val="5076286F"/>
    <w:rsid w:val="50770396"/>
    <w:rsid w:val="50836D3A"/>
    <w:rsid w:val="50850D04"/>
    <w:rsid w:val="508F56DF"/>
    <w:rsid w:val="509C1BAA"/>
    <w:rsid w:val="509E5922"/>
    <w:rsid w:val="50A15412"/>
    <w:rsid w:val="50C07F8E"/>
    <w:rsid w:val="50C335DB"/>
    <w:rsid w:val="50D31F90"/>
    <w:rsid w:val="50E21CB3"/>
    <w:rsid w:val="50FD6AED"/>
    <w:rsid w:val="51215792"/>
    <w:rsid w:val="5133250E"/>
    <w:rsid w:val="513B13C3"/>
    <w:rsid w:val="51452242"/>
    <w:rsid w:val="5147420C"/>
    <w:rsid w:val="51477D68"/>
    <w:rsid w:val="51512902"/>
    <w:rsid w:val="51516E38"/>
    <w:rsid w:val="516E1798"/>
    <w:rsid w:val="51705511"/>
    <w:rsid w:val="517D05E2"/>
    <w:rsid w:val="5181771E"/>
    <w:rsid w:val="518D22C8"/>
    <w:rsid w:val="519531C9"/>
    <w:rsid w:val="519D207E"/>
    <w:rsid w:val="519F1952"/>
    <w:rsid w:val="51BA678C"/>
    <w:rsid w:val="51C40D49"/>
    <w:rsid w:val="51C6120B"/>
    <w:rsid w:val="51DA6E2E"/>
    <w:rsid w:val="51EE6435"/>
    <w:rsid w:val="51FC6DA4"/>
    <w:rsid w:val="52054534"/>
    <w:rsid w:val="520914C1"/>
    <w:rsid w:val="521B28CB"/>
    <w:rsid w:val="52306A4E"/>
    <w:rsid w:val="52363985"/>
    <w:rsid w:val="5237602E"/>
    <w:rsid w:val="523C1897"/>
    <w:rsid w:val="524349D3"/>
    <w:rsid w:val="524D5852"/>
    <w:rsid w:val="524D6E29"/>
    <w:rsid w:val="524D7600"/>
    <w:rsid w:val="52512B3E"/>
    <w:rsid w:val="52524B9C"/>
    <w:rsid w:val="525564B4"/>
    <w:rsid w:val="525C3CE7"/>
    <w:rsid w:val="528F19C6"/>
    <w:rsid w:val="52976ACD"/>
    <w:rsid w:val="52B602E6"/>
    <w:rsid w:val="52B61649"/>
    <w:rsid w:val="52BB6C5F"/>
    <w:rsid w:val="52C8312A"/>
    <w:rsid w:val="52C97AC4"/>
    <w:rsid w:val="52D4387D"/>
    <w:rsid w:val="52E361B6"/>
    <w:rsid w:val="52E75AB2"/>
    <w:rsid w:val="52ED0DE3"/>
    <w:rsid w:val="52FC4B82"/>
    <w:rsid w:val="5305612D"/>
    <w:rsid w:val="53081779"/>
    <w:rsid w:val="53163654"/>
    <w:rsid w:val="53185E60"/>
    <w:rsid w:val="53230E08"/>
    <w:rsid w:val="53234805"/>
    <w:rsid w:val="532A7941"/>
    <w:rsid w:val="53312A7E"/>
    <w:rsid w:val="53316F22"/>
    <w:rsid w:val="533C63B6"/>
    <w:rsid w:val="53430A03"/>
    <w:rsid w:val="53446C55"/>
    <w:rsid w:val="534E1882"/>
    <w:rsid w:val="537868FE"/>
    <w:rsid w:val="537A44F5"/>
    <w:rsid w:val="538B39A0"/>
    <w:rsid w:val="53955094"/>
    <w:rsid w:val="53964FD7"/>
    <w:rsid w:val="53993286"/>
    <w:rsid w:val="53A414A2"/>
    <w:rsid w:val="53A94D0A"/>
    <w:rsid w:val="53AA2830"/>
    <w:rsid w:val="53AB3E22"/>
    <w:rsid w:val="53AC65A8"/>
    <w:rsid w:val="53C6305D"/>
    <w:rsid w:val="53D53D51"/>
    <w:rsid w:val="53F266B1"/>
    <w:rsid w:val="541370BB"/>
    <w:rsid w:val="5415367E"/>
    <w:rsid w:val="541539B9"/>
    <w:rsid w:val="541C372E"/>
    <w:rsid w:val="542134E6"/>
    <w:rsid w:val="54232D0E"/>
    <w:rsid w:val="542C2941"/>
    <w:rsid w:val="542F7A11"/>
    <w:rsid w:val="54332825"/>
    <w:rsid w:val="5449029B"/>
    <w:rsid w:val="544B4013"/>
    <w:rsid w:val="5454111A"/>
    <w:rsid w:val="546B0211"/>
    <w:rsid w:val="547370C6"/>
    <w:rsid w:val="547C5F7A"/>
    <w:rsid w:val="54882B71"/>
    <w:rsid w:val="548D2214"/>
    <w:rsid w:val="54907C78"/>
    <w:rsid w:val="549A0AF6"/>
    <w:rsid w:val="54A02EA8"/>
    <w:rsid w:val="54B55930"/>
    <w:rsid w:val="54B716A8"/>
    <w:rsid w:val="54BA1456"/>
    <w:rsid w:val="54BE6593"/>
    <w:rsid w:val="54C67B74"/>
    <w:rsid w:val="54CB6F02"/>
    <w:rsid w:val="54CC5154"/>
    <w:rsid w:val="54D538DD"/>
    <w:rsid w:val="54EB1352"/>
    <w:rsid w:val="54FE72D7"/>
    <w:rsid w:val="55202DAA"/>
    <w:rsid w:val="552F56E3"/>
    <w:rsid w:val="555B2034"/>
    <w:rsid w:val="555C7B5A"/>
    <w:rsid w:val="55600F68"/>
    <w:rsid w:val="5560764A"/>
    <w:rsid w:val="55624BA4"/>
    <w:rsid w:val="556709D9"/>
    <w:rsid w:val="55711857"/>
    <w:rsid w:val="55766E6E"/>
    <w:rsid w:val="557914C7"/>
    <w:rsid w:val="557FC893"/>
    <w:rsid w:val="558E2409"/>
    <w:rsid w:val="55935C72"/>
    <w:rsid w:val="55A10DF0"/>
    <w:rsid w:val="55A82D9F"/>
    <w:rsid w:val="55AC0AE1"/>
    <w:rsid w:val="55B128C0"/>
    <w:rsid w:val="55B17EA6"/>
    <w:rsid w:val="55BF4129"/>
    <w:rsid w:val="55C67DF5"/>
    <w:rsid w:val="55C951EF"/>
    <w:rsid w:val="55D122F6"/>
    <w:rsid w:val="55E53FF3"/>
    <w:rsid w:val="55EC35D4"/>
    <w:rsid w:val="55F83D27"/>
    <w:rsid w:val="55F934FA"/>
    <w:rsid w:val="55FA7A9F"/>
    <w:rsid w:val="55FC1A72"/>
    <w:rsid w:val="55FC3817"/>
    <w:rsid w:val="56026953"/>
    <w:rsid w:val="56066443"/>
    <w:rsid w:val="56094A0A"/>
    <w:rsid w:val="56162C2D"/>
    <w:rsid w:val="56250515"/>
    <w:rsid w:val="562E6B02"/>
    <w:rsid w:val="563D5BDD"/>
    <w:rsid w:val="564927D4"/>
    <w:rsid w:val="564B654C"/>
    <w:rsid w:val="565A731E"/>
    <w:rsid w:val="565D22D7"/>
    <w:rsid w:val="566D7C8C"/>
    <w:rsid w:val="567315FF"/>
    <w:rsid w:val="56772E9D"/>
    <w:rsid w:val="56845365"/>
    <w:rsid w:val="569357FD"/>
    <w:rsid w:val="56950710"/>
    <w:rsid w:val="569A3030"/>
    <w:rsid w:val="569A6B8C"/>
    <w:rsid w:val="56A63783"/>
    <w:rsid w:val="56B85264"/>
    <w:rsid w:val="56BA0FDC"/>
    <w:rsid w:val="56CD6F61"/>
    <w:rsid w:val="56DC0F52"/>
    <w:rsid w:val="56E10C5F"/>
    <w:rsid w:val="56E66484"/>
    <w:rsid w:val="56E9366F"/>
    <w:rsid w:val="56EF97A3"/>
    <w:rsid w:val="56FC15F5"/>
    <w:rsid w:val="56FF5E35"/>
    <w:rsid w:val="571A1E25"/>
    <w:rsid w:val="57201787"/>
    <w:rsid w:val="572B3C88"/>
    <w:rsid w:val="573214BA"/>
    <w:rsid w:val="5737262D"/>
    <w:rsid w:val="574A6804"/>
    <w:rsid w:val="57548789"/>
    <w:rsid w:val="57672F12"/>
    <w:rsid w:val="577E025B"/>
    <w:rsid w:val="577F75DE"/>
    <w:rsid w:val="578370F5"/>
    <w:rsid w:val="578F3C93"/>
    <w:rsid w:val="57923D07"/>
    <w:rsid w:val="579F6BBB"/>
    <w:rsid w:val="57A9177C"/>
    <w:rsid w:val="57AF22E0"/>
    <w:rsid w:val="57B8376D"/>
    <w:rsid w:val="57BDBC93"/>
    <w:rsid w:val="57C00874"/>
    <w:rsid w:val="57CF0AB7"/>
    <w:rsid w:val="57DF9E4F"/>
    <w:rsid w:val="57E00F16"/>
    <w:rsid w:val="57E52089"/>
    <w:rsid w:val="57E7641B"/>
    <w:rsid w:val="57E84405"/>
    <w:rsid w:val="57EA3B43"/>
    <w:rsid w:val="57EC3417"/>
    <w:rsid w:val="57F69516"/>
    <w:rsid w:val="57F9CDE0"/>
    <w:rsid w:val="57FF8E24"/>
    <w:rsid w:val="58061C24"/>
    <w:rsid w:val="581F37ED"/>
    <w:rsid w:val="58337298"/>
    <w:rsid w:val="583B614D"/>
    <w:rsid w:val="58445001"/>
    <w:rsid w:val="58492617"/>
    <w:rsid w:val="5851771E"/>
    <w:rsid w:val="585774AC"/>
    <w:rsid w:val="585E298B"/>
    <w:rsid w:val="58690F0C"/>
    <w:rsid w:val="587E1E5F"/>
    <w:rsid w:val="58873140"/>
    <w:rsid w:val="588DC3F6"/>
    <w:rsid w:val="588E0972"/>
    <w:rsid w:val="58900246"/>
    <w:rsid w:val="5898359F"/>
    <w:rsid w:val="58B8154B"/>
    <w:rsid w:val="58BC103B"/>
    <w:rsid w:val="58C93758"/>
    <w:rsid w:val="58D75E75"/>
    <w:rsid w:val="58E73667"/>
    <w:rsid w:val="58ED5699"/>
    <w:rsid w:val="58EF39E6"/>
    <w:rsid w:val="58F76517"/>
    <w:rsid w:val="58FC29EF"/>
    <w:rsid w:val="58FF717A"/>
    <w:rsid w:val="590B5B1F"/>
    <w:rsid w:val="5917346E"/>
    <w:rsid w:val="591B0458"/>
    <w:rsid w:val="5934151A"/>
    <w:rsid w:val="59372DB8"/>
    <w:rsid w:val="595079D6"/>
    <w:rsid w:val="59684D1F"/>
    <w:rsid w:val="597638E0"/>
    <w:rsid w:val="597B2CA5"/>
    <w:rsid w:val="597C07CB"/>
    <w:rsid w:val="597E1D4F"/>
    <w:rsid w:val="59822246"/>
    <w:rsid w:val="59B30690"/>
    <w:rsid w:val="59CF4D9E"/>
    <w:rsid w:val="59D57CA5"/>
    <w:rsid w:val="59F50933"/>
    <w:rsid w:val="59FD6142"/>
    <w:rsid w:val="5A146C55"/>
    <w:rsid w:val="5A184D71"/>
    <w:rsid w:val="5A1F7AD4"/>
    <w:rsid w:val="5A2F1CE1"/>
    <w:rsid w:val="5A33532D"/>
    <w:rsid w:val="5A386DE8"/>
    <w:rsid w:val="5A3F1F24"/>
    <w:rsid w:val="5A504131"/>
    <w:rsid w:val="5A5A4FB0"/>
    <w:rsid w:val="5A5D05FC"/>
    <w:rsid w:val="5A6772A1"/>
    <w:rsid w:val="5A6C6A91"/>
    <w:rsid w:val="5A940FDE"/>
    <w:rsid w:val="5A987886"/>
    <w:rsid w:val="5A9D4E9D"/>
    <w:rsid w:val="5AAF7822"/>
    <w:rsid w:val="5AB04BD0"/>
    <w:rsid w:val="5AB754D4"/>
    <w:rsid w:val="5ABA5A4E"/>
    <w:rsid w:val="5ABA77FD"/>
    <w:rsid w:val="5AD308BE"/>
    <w:rsid w:val="5AD54636"/>
    <w:rsid w:val="5AD72BFF"/>
    <w:rsid w:val="5AE04F83"/>
    <w:rsid w:val="5AEB3E5A"/>
    <w:rsid w:val="5AF9649D"/>
    <w:rsid w:val="5B0D3DD0"/>
    <w:rsid w:val="5B1038C0"/>
    <w:rsid w:val="5B1B20E3"/>
    <w:rsid w:val="5B5437AD"/>
    <w:rsid w:val="5B5639C9"/>
    <w:rsid w:val="5B5F84B8"/>
    <w:rsid w:val="5B6E0260"/>
    <w:rsid w:val="5B73A447"/>
    <w:rsid w:val="5B751975"/>
    <w:rsid w:val="5B81656C"/>
    <w:rsid w:val="5B83079D"/>
    <w:rsid w:val="5B85605C"/>
    <w:rsid w:val="5B863B83"/>
    <w:rsid w:val="5B995664"/>
    <w:rsid w:val="5BA22ABE"/>
    <w:rsid w:val="5BA83AF9"/>
    <w:rsid w:val="5BAA161F"/>
    <w:rsid w:val="5BB029AE"/>
    <w:rsid w:val="5BB26726"/>
    <w:rsid w:val="5BB50481"/>
    <w:rsid w:val="5BBF0D45"/>
    <w:rsid w:val="5BBF9063"/>
    <w:rsid w:val="5BC528FD"/>
    <w:rsid w:val="5BC56459"/>
    <w:rsid w:val="5BD112A2"/>
    <w:rsid w:val="5BD60666"/>
    <w:rsid w:val="5BD743DE"/>
    <w:rsid w:val="5BE2525D"/>
    <w:rsid w:val="5BF40AEC"/>
    <w:rsid w:val="5BF8682E"/>
    <w:rsid w:val="5BFD4ADD"/>
    <w:rsid w:val="5BFDA4CC"/>
    <w:rsid w:val="5BFF0406"/>
    <w:rsid w:val="5C0C052C"/>
    <w:rsid w:val="5C2018E1"/>
    <w:rsid w:val="5C2B5552"/>
    <w:rsid w:val="5C3F291D"/>
    <w:rsid w:val="5C4750C0"/>
    <w:rsid w:val="5C4A2E02"/>
    <w:rsid w:val="5C4A4BB0"/>
    <w:rsid w:val="5C5617A7"/>
    <w:rsid w:val="5C5D48E3"/>
    <w:rsid w:val="5C5D63E7"/>
    <w:rsid w:val="5C77151C"/>
    <w:rsid w:val="5C7A36E7"/>
    <w:rsid w:val="5C7D31D8"/>
    <w:rsid w:val="5C8A31FF"/>
    <w:rsid w:val="5C902F0B"/>
    <w:rsid w:val="5C9D1184"/>
    <w:rsid w:val="5CAE3391"/>
    <w:rsid w:val="5CB33253"/>
    <w:rsid w:val="5CB5471F"/>
    <w:rsid w:val="5CBC5AAE"/>
    <w:rsid w:val="5CD766BA"/>
    <w:rsid w:val="5CD8040E"/>
    <w:rsid w:val="5CE768A3"/>
    <w:rsid w:val="5CEF2141"/>
    <w:rsid w:val="5CF1327E"/>
    <w:rsid w:val="5CFFC7C5"/>
    <w:rsid w:val="5D047455"/>
    <w:rsid w:val="5D253E9E"/>
    <w:rsid w:val="5D2D075A"/>
    <w:rsid w:val="5D2E002E"/>
    <w:rsid w:val="5D3A4C25"/>
    <w:rsid w:val="5D417D61"/>
    <w:rsid w:val="5D443CF5"/>
    <w:rsid w:val="5D477832"/>
    <w:rsid w:val="5D5061F6"/>
    <w:rsid w:val="5D551A5E"/>
    <w:rsid w:val="5D5850AB"/>
    <w:rsid w:val="5D5F90E7"/>
    <w:rsid w:val="5D643191"/>
    <w:rsid w:val="5D6BCD96"/>
    <w:rsid w:val="5D8365CC"/>
    <w:rsid w:val="5D8FA9C3"/>
    <w:rsid w:val="5D9562FF"/>
    <w:rsid w:val="5D973E25"/>
    <w:rsid w:val="5DAA1DAA"/>
    <w:rsid w:val="5DAB5B22"/>
    <w:rsid w:val="5DB46DC9"/>
    <w:rsid w:val="5DB70023"/>
    <w:rsid w:val="5DBC1ADE"/>
    <w:rsid w:val="5DBF0C01"/>
    <w:rsid w:val="5DD97ABF"/>
    <w:rsid w:val="5DDBCA54"/>
    <w:rsid w:val="5DDC3F2E"/>
    <w:rsid w:val="5DE267B4"/>
    <w:rsid w:val="5DE52DE2"/>
    <w:rsid w:val="5DE53C6D"/>
    <w:rsid w:val="5DE66B5A"/>
    <w:rsid w:val="5DEE64B0"/>
    <w:rsid w:val="5DFCD591"/>
    <w:rsid w:val="5DFD3031"/>
    <w:rsid w:val="5DFF18F0"/>
    <w:rsid w:val="5DFFA442"/>
    <w:rsid w:val="5E0019CA"/>
    <w:rsid w:val="5E1831B8"/>
    <w:rsid w:val="5E221F45"/>
    <w:rsid w:val="5E225DE5"/>
    <w:rsid w:val="5E435D5B"/>
    <w:rsid w:val="5E451AD3"/>
    <w:rsid w:val="5E45656E"/>
    <w:rsid w:val="5E465887"/>
    <w:rsid w:val="5E4E6BDA"/>
    <w:rsid w:val="5E547F68"/>
    <w:rsid w:val="5E581806"/>
    <w:rsid w:val="5E60690D"/>
    <w:rsid w:val="5E6E102A"/>
    <w:rsid w:val="5E7A320B"/>
    <w:rsid w:val="5E7B54F5"/>
    <w:rsid w:val="5E87100B"/>
    <w:rsid w:val="5E9F11E3"/>
    <w:rsid w:val="5EA902B4"/>
    <w:rsid w:val="5EAFEDC8"/>
    <w:rsid w:val="5EB56D43"/>
    <w:rsid w:val="5EBFC6EE"/>
    <w:rsid w:val="5ECA1FD8"/>
    <w:rsid w:val="5EDA221B"/>
    <w:rsid w:val="5EEA61D6"/>
    <w:rsid w:val="5EEB267A"/>
    <w:rsid w:val="5F037154"/>
    <w:rsid w:val="5F053010"/>
    <w:rsid w:val="5F0A5FBC"/>
    <w:rsid w:val="5F192253"/>
    <w:rsid w:val="5F2150E3"/>
    <w:rsid w:val="5F2711D9"/>
    <w:rsid w:val="5F36141C"/>
    <w:rsid w:val="5F3D3519"/>
    <w:rsid w:val="5F561E77"/>
    <w:rsid w:val="5F57AC1A"/>
    <w:rsid w:val="5F5A15AE"/>
    <w:rsid w:val="5F64242D"/>
    <w:rsid w:val="5F6D034F"/>
    <w:rsid w:val="5F7F9D2A"/>
    <w:rsid w:val="5F830B05"/>
    <w:rsid w:val="5F88611B"/>
    <w:rsid w:val="5F93686E"/>
    <w:rsid w:val="5F9764AC"/>
    <w:rsid w:val="5FAB1E0A"/>
    <w:rsid w:val="5FAE3B49"/>
    <w:rsid w:val="5FB7FB0D"/>
    <w:rsid w:val="5FBE7D74"/>
    <w:rsid w:val="5FCF56DB"/>
    <w:rsid w:val="5FD7D798"/>
    <w:rsid w:val="5FE33352"/>
    <w:rsid w:val="5FEBFA28"/>
    <w:rsid w:val="5FF02075"/>
    <w:rsid w:val="5FF128CE"/>
    <w:rsid w:val="5FF29E62"/>
    <w:rsid w:val="5FF5E739"/>
    <w:rsid w:val="5FFB24E9"/>
    <w:rsid w:val="5FFB68ED"/>
    <w:rsid w:val="5FFDB83F"/>
    <w:rsid w:val="5FFF10E8"/>
    <w:rsid w:val="5FFF4778"/>
    <w:rsid w:val="5FFF7655"/>
    <w:rsid w:val="5FFF8907"/>
    <w:rsid w:val="5FFFDA71"/>
    <w:rsid w:val="600F05EB"/>
    <w:rsid w:val="603E01B7"/>
    <w:rsid w:val="60522285"/>
    <w:rsid w:val="605C4EB2"/>
    <w:rsid w:val="605E50CE"/>
    <w:rsid w:val="606C77EB"/>
    <w:rsid w:val="606D5311"/>
    <w:rsid w:val="60771CEC"/>
    <w:rsid w:val="60791F08"/>
    <w:rsid w:val="607C7302"/>
    <w:rsid w:val="60817B6A"/>
    <w:rsid w:val="60953B08"/>
    <w:rsid w:val="60B85FE0"/>
    <w:rsid w:val="60B8658C"/>
    <w:rsid w:val="60DF620F"/>
    <w:rsid w:val="60F719AF"/>
    <w:rsid w:val="60FD7762"/>
    <w:rsid w:val="61025A59"/>
    <w:rsid w:val="6110461A"/>
    <w:rsid w:val="61131A15"/>
    <w:rsid w:val="61137C66"/>
    <w:rsid w:val="611F660B"/>
    <w:rsid w:val="6129748A"/>
    <w:rsid w:val="61357BDD"/>
    <w:rsid w:val="61371BA7"/>
    <w:rsid w:val="613B0F6B"/>
    <w:rsid w:val="61453B98"/>
    <w:rsid w:val="6156619D"/>
    <w:rsid w:val="61592810"/>
    <w:rsid w:val="616218C1"/>
    <w:rsid w:val="616A61ED"/>
    <w:rsid w:val="616B7AA3"/>
    <w:rsid w:val="616E7593"/>
    <w:rsid w:val="6175447D"/>
    <w:rsid w:val="618D148E"/>
    <w:rsid w:val="61932B55"/>
    <w:rsid w:val="61AF3E33"/>
    <w:rsid w:val="61C827FF"/>
    <w:rsid w:val="61D27B22"/>
    <w:rsid w:val="61D45648"/>
    <w:rsid w:val="61D90EB0"/>
    <w:rsid w:val="61DA69D6"/>
    <w:rsid w:val="61E433B1"/>
    <w:rsid w:val="61E67129"/>
    <w:rsid w:val="61E909C7"/>
    <w:rsid w:val="61ED12FA"/>
    <w:rsid w:val="61FE3DD8"/>
    <w:rsid w:val="62061579"/>
    <w:rsid w:val="620C3817"/>
    <w:rsid w:val="62126170"/>
    <w:rsid w:val="62173786"/>
    <w:rsid w:val="6220263B"/>
    <w:rsid w:val="6247406C"/>
    <w:rsid w:val="62600C89"/>
    <w:rsid w:val="626562A0"/>
    <w:rsid w:val="626F5370"/>
    <w:rsid w:val="62791D4B"/>
    <w:rsid w:val="628F77C1"/>
    <w:rsid w:val="62946CFA"/>
    <w:rsid w:val="62A274F4"/>
    <w:rsid w:val="62AE40EB"/>
    <w:rsid w:val="62C04412"/>
    <w:rsid w:val="62C0797A"/>
    <w:rsid w:val="62C33644"/>
    <w:rsid w:val="62C76F5B"/>
    <w:rsid w:val="62CC27C3"/>
    <w:rsid w:val="62DE42A4"/>
    <w:rsid w:val="62E66672"/>
    <w:rsid w:val="62F0698A"/>
    <w:rsid w:val="62F53AC8"/>
    <w:rsid w:val="62F6339C"/>
    <w:rsid w:val="633345F0"/>
    <w:rsid w:val="63373539"/>
    <w:rsid w:val="634265E1"/>
    <w:rsid w:val="636447A9"/>
    <w:rsid w:val="63710EF6"/>
    <w:rsid w:val="63770981"/>
    <w:rsid w:val="63827325"/>
    <w:rsid w:val="63844E4C"/>
    <w:rsid w:val="638B442C"/>
    <w:rsid w:val="638C3D00"/>
    <w:rsid w:val="638C790B"/>
    <w:rsid w:val="6397692D"/>
    <w:rsid w:val="639F57E1"/>
    <w:rsid w:val="63B05C41"/>
    <w:rsid w:val="63B079EF"/>
    <w:rsid w:val="63B864AB"/>
    <w:rsid w:val="63D00574"/>
    <w:rsid w:val="63D3192F"/>
    <w:rsid w:val="63D556A7"/>
    <w:rsid w:val="63E36016"/>
    <w:rsid w:val="63FFC6ED"/>
    <w:rsid w:val="64047D3A"/>
    <w:rsid w:val="640B2E77"/>
    <w:rsid w:val="64423289"/>
    <w:rsid w:val="64475103"/>
    <w:rsid w:val="644B741C"/>
    <w:rsid w:val="645B2B2A"/>
    <w:rsid w:val="64634A61"/>
    <w:rsid w:val="646F1658"/>
    <w:rsid w:val="646F3406"/>
    <w:rsid w:val="64771E53"/>
    <w:rsid w:val="647B7FFD"/>
    <w:rsid w:val="64870932"/>
    <w:rsid w:val="648A0240"/>
    <w:rsid w:val="648B361E"/>
    <w:rsid w:val="648C220A"/>
    <w:rsid w:val="64A86918"/>
    <w:rsid w:val="64B33C3A"/>
    <w:rsid w:val="64C03C61"/>
    <w:rsid w:val="64D53AFD"/>
    <w:rsid w:val="64D92102"/>
    <w:rsid w:val="65031DA0"/>
    <w:rsid w:val="652F0DE7"/>
    <w:rsid w:val="65384140"/>
    <w:rsid w:val="653D52B2"/>
    <w:rsid w:val="65404DA2"/>
    <w:rsid w:val="65444892"/>
    <w:rsid w:val="6557571B"/>
    <w:rsid w:val="656211BC"/>
    <w:rsid w:val="657038D9"/>
    <w:rsid w:val="65705687"/>
    <w:rsid w:val="657D1B52"/>
    <w:rsid w:val="659D0447"/>
    <w:rsid w:val="65A610A9"/>
    <w:rsid w:val="65AB5063"/>
    <w:rsid w:val="65AC068A"/>
    <w:rsid w:val="65B01F28"/>
    <w:rsid w:val="65B850C7"/>
    <w:rsid w:val="65C504AF"/>
    <w:rsid w:val="65C9123C"/>
    <w:rsid w:val="65CB4FB4"/>
    <w:rsid w:val="65DFE702"/>
    <w:rsid w:val="65E94F55"/>
    <w:rsid w:val="65EE7C08"/>
    <w:rsid w:val="660109D5"/>
    <w:rsid w:val="66074602"/>
    <w:rsid w:val="66160B21"/>
    <w:rsid w:val="66171FA7"/>
    <w:rsid w:val="66180FD5"/>
    <w:rsid w:val="661C75BD"/>
    <w:rsid w:val="6635067F"/>
    <w:rsid w:val="663D3CCC"/>
    <w:rsid w:val="663F32AC"/>
    <w:rsid w:val="66553495"/>
    <w:rsid w:val="66576847"/>
    <w:rsid w:val="665B6338"/>
    <w:rsid w:val="666130C7"/>
    <w:rsid w:val="66630D48"/>
    <w:rsid w:val="666F3B91"/>
    <w:rsid w:val="667A42E4"/>
    <w:rsid w:val="667B0788"/>
    <w:rsid w:val="668C4743"/>
    <w:rsid w:val="669112B7"/>
    <w:rsid w:val="66A31A8D"/>
    <w:rsid w:val="66A929DF"/>
    <w:rsid w:val="66B07D06"/>
    <w:rsid w:val="66B57D6A"/>
    <w:rsid w:val="66B66E31"/>
    <w:rsid w:val="66BB0B84"/>
    <w:rsid w:val="66D15EF7"/>
    <w:rsid w:val="66D24120"/>
    <w:rsid w:val="66E5A300"/>
    <w:rsid w:val="6707201B"/>
    <w:rsid w:val="670737A5"/>
    <w:rsid w:val="670818F0"/>
    <w:rsid w:val="67087B42"/>
    <w:rsid w:val="670F7654"/>
    <w:rsid w:val="67191D4F"/>
    <w:rsid w:val="671D539B"/>
    <w:rsid w:val="671E60CA"/>
    <w:rsid w:val="671F55B7"/>
    <w:rsid w:val="672030DD"/>
    <w:rsid w:val="672034A8"/>
    <w:rsid w:val="6727446C"/>
    <w:rsid w:val="673979C5"/>
    <w:rsid w:val="673D3C8F"/>
    <w:rsid w:val="673F17B5"/>
    <w:rsid w:val="6751081D"/>
    <w:rsid w:val="676236F6"/>
    <w:rsid w:val="67694D5A"/>
    <w:rsid w:val="676A4358"/>
    <w:rsid w:val="67705E13"/>
    <w:rsid w:val="67862220"/>
    <w:rsid w:val="67896ED4"/>
    <w:rsid w:val="678E6299"/>
    <w:rsid w:val="679118E5"/>
    <w:rsid w:val="67917B37"/>
    <w:rsid w:val="67B51A77"/>
    <w:rsid w:val="67BF46A4"/>
    <w:rsid w:val="67BF7E3B"/>
    <w:rsid w:val="67D0003D"/>
    <w:rsid w:val="67D31EFE"/>
    <w:rsid w:val="67E3038F"/>
    <w:rsid w:val="67EC1211"/>
    <w:rsid w:val="67F7D27D"/>
    <w:rsid w:val="67FA94A7"/>
    <w:rsid w:val="67FF0F45"/>
    <w:rsid w:val="67FF93AC"/>
    <w:rsid w:val="67FF9A88"/>
    <w:rsid w:val="68040309"/>
    <w:rsid w:val="680B5B3B"/>
    <w:rsid w:val="683230C8"/>
    <w:rsid w:val="68376930"/>
    <w:rsid w:val="686A112E"/>
    <w:rsid w:val="68792AA5"/>
    <w:rsid w:val="687C07E7"/>
    <w:rsid w:val="6888718C"/>
    <w:rsid w:val="68953657"/>
    <w:rsid w:val="689773CF"/>
    <w:rsid w:val="68995CA4"/>
    <w:rsid w:val="68AD6BF3"/>
    <w:rsid w:val="68C1269E"/>
    <w:rsid w:val="68C31F72"/>
    <w:rsid w:val="68DB550E"/>
    <w:rsid w:val="68DD08F9"/>
    <w:rsid w:val="68E54832"/>
    <w:rsid w:val="68F465CF"/>
    <w:rsid w:val="68FC625E"/>
    <w:rsid w:val="69076303"/>
    <w:rsid w:val="690C1B6B"/>
    <w:rsid w:val="690D7691"/>
    <w:rsid w:val="691722BE"/>
    <w:rsid w:val="691B497C"/>
    <w:rsid w:val="692549DB"/>
    <w:rsid w:val="69274C15"/>
    <w:rsid w:val="692769A5"/>
    <w:rsid w:val="6931512E"/>
    <w:rsid w:val="69770653"/>
    <w:rsid w:val="69780FAF"/>
    <w:rsid w:val="69894F6A"/>
    <w:rsid w:val="69935DE8"/>
    <w:rsid w:val="69992CD3"/>
    <w:rsid w:val="69BE4A75"/>
    <w:rsid w:val="69CA4000"/>
    <w:rsid w:val="69CE0BCF"/>
    <w:rsid w:val="69CE6E20"/>
    <w:rsid w:val="69D361E5"/>
    <w:rsid w:val="69DA3A17"/>
    <w:rsid w:val="69E20B1E"/>
    <w:rsid w:val="69E3733E"/>
    <w:rsid w:val="69EC107D"/>
    <w:rsid w:val="69F02A87"/>
    <w:rsid w:val="69F148BD"/>
    <w:rsid w:val="69F50851"/>
    <w:rsid w:val="69F53574"/>
    <w:rsid w:val="69F70570"/>
    <w:rsid w:val="69F75844"/>
    <w:rsid w:val="69F85C4B"/>
    <w:rsid w:val="69FECB3D"/>
    <w:rsid w:val="69FF522C"/>
    <w:rsid w:val="6A0C16F7"/>
    <w:rsid w:val="6A1A3E14"/>
    <w:rsid w:val="6A2B7DCF"/>
    <w:rsid w:val="6A2C3B47"/>
    <w:rsid w:val="6A42336B"/>
    <w:rsid w:val="6A535578"/>
    <w:rsid w:val="6A5D01A4"/>
    <w:rsid w:val="6A6E2136"/>
    <w:rsid w:val="6A7F636D"/>
    <w:rsid w:val="6A883473"/>
    <w:rsid w:val="6A885221"/>
    <w:rsid w:val="6A8E65B0"/>
    <w:rsid w:val="6A976577"/>
    <w:rsid w:val="6AC027EC"/>
    <w:rsid w:val="6AC16985"/>
    <w:rsid w:val="6AC50223"/>
    <w:rsid w:val="6ACA60F3"/>
    <w:rsid w:val="6AD246EE"/>
    <w:rsid w:val="6AD93CCF"/>
    <w:rsid w:val="6ADB7A47"/>
    <w:rsid w:val="6AE268DD"/>
    <w:rsid w:val="6AE6ED68"/>
    <w:rsid w:val="6AF64881"/>
    <w:rsid w:val="6AF74155"/>
    <w:rsid w:val="6AFC5C0F"/>
    <w:rsid w:val="6B1D005F"/>
    <w:rsid w:val="6B2C7D2D"/>
    <w:rsid w:val="6B340F05"/>
    <w:rsid w:val="6B3727A3"/>
    <w:rsid w:val="6B4373BA"/>
    <w:rsid w:val="6B511AB7"/>
    <w:rsid w:val="6B52582F"/>
    <w:rsid w:val="6B533A81"/>
    <w:rsid w:val="6B5477F9"/>
    <w:rsid w:val="6B6BB2BB"/>
    <w:rsid w:val="6B76151E"/>
    <w:rsid w:val="6B930322"/>
    <w:rsid w:val="6B9B98CB"/>
    <w:rsid w:val="6BBF2EC5"/>
    <w:rsid w:val="6BC80F42"/>
    <w:rsid w:val="6BD9385B"/>
    <w:rsid w:val="6BDF7D2E"/>
    <w:rsid w:val="6BE91070"/>
    <w:rsid w:val="6BE94C1D"/>
    <w:rsid w:val="6BEEB64C"/>
    <w:rsid w:val="6BEFAF1B"/>
    <w:rsid w:val="6BF15048"/>
    <w:rsid w:val="6BF6440D"/>
    <w:rsid w:val="6BFDC312"/>
    <w:rsid w:val="6BFF43E3"/>
    <w:rsid w:val="6C017735"/>
    <w:rsid w:val="6C0C363E"/>
    <w:rsid w:val="6C19106A"/>
    <w:rsid w:val="6C2A6602"/>
    <w:rsid w:val="6C2E004A"/>
    <w:rsid w:val="6C3B104D"/>
    <w:rsid w:val="6C423AF6"/>
    <w:rsid w:val="6C496C32"/>
    <w:rsid w:val="6C506213"/>
    <w:rsid w:val="6C6E6699"/>
    <w:rsid w:val="6C755963"/>
    <w:rsid w:val="6C7672FB"/>
    <w:rsid w:val="6C7C2B64"/>
    <w:rsid w:val="6C7F4402"/>
    <w:rsid w:val="6C9F6852"/>
    <w:rsid w:val="6CAB199B"/>
    <w:rsid w:val="6CB02D1E"/>
    <w:rsid w:val="6CB26586"/>
    <w:rsid w:val="6CB95B66"/>
    <w:rsid w:val="6CC85DA9"/>
    <w:rsid w:val="6CCE55B8"/>
    <w:rsid w:val="6CD70509"/>
    <w:rsid w:val="6CDC3EA7"/>
    <w:rsid w:val="6CE626D3"/>
    <w:rsid w:val="6CF03552"/>
    <w:rsid w:val="6D003795"/>
    <w:rsid w:val="6D196605"/>
    <w:rsid w:val="6D205BE5"/>
    <w:rsid w:val="6D254FA9"/>
    <w:rsid w:val="6D2C27DC"/>
    <w:rsid w:val="6D3E606B"/>
    <w:rsid w:val="6D5533B5"/>
    <w:rsid w:val="6D592EA5"/>
    <w:rsid w:val="6D6261FE"/>
    <w:rsid w:val="6D6830E8"/>
    <w:rsid w:val="6D6A3304"/>
    <w:rsid w:val="6D747CDF"/>
    <w:rsid w:val="6D7D3037"/>
    <w:rsid w:val="6D8F2D6B"/>
    <w:rsid w:val="6D9FB1E5"/>
    <w:rsid w:val="6DA5433C"/>
    <w:rsid w:val="6DAD4F9F"/>
    <w:rsid w:val="6DB4457F"/>
    <w:rsid w:val="6DB93645"/>
    <w:rsid w:val="6DBE53FE"/>
    <w:rsid w:val="6DCA78FF"/>
    <w:rsid w:val="6DD42D37"/>
    <w:rsid w:val="6DDF67D2"/>
    <w:rsid w:val="6DE7898B"/>
    <w:rsid w:val="6DF36E56"/>
    <w:rsid w:val="6DF40183"/>
    <w:rsid w:val="6E096679"/>
    <w:rsid w:val="6E100EAB"/>
    <w:rsid w:val="6E1340F2"/>
    <w:rsid w:val="6E160D96"/>
    <w:rsid w:val="6E1F40EF"/>
    <w:rsid w:val="6E201C15"/>
    <w:rsid w:val="6E3336F6"/>
    <w:rsid w:val="6E337B9A"/>
    <w:rsid w:val="6E361438"/>
    <w:rsid w:val="6E372BAB"/>
    <w:rsid w:val="6E39C071"/>
    <w:rsid w:val="6E3F116A"/>
    <w:rsid w:val="6E413283"/>
    <w:rsid w:val="6E4271BE"/>
    <w:rsid w:val="6E510020"/>
    <w:rsid w:val="6E5D0773"/>
    <w:rsid w:val="6E5D5EF1"/>
    <w:rsid w:val="6E647D53"/>
    <w:rsid w:val="6E672442"/>
    <w:rsid w:val="6E6C09B6"/>
    <w:rsid w:val="6E71D83E"/>
    <w:rsid w:val="6E7206C2"/>
    <w:rsid w:val="6E79B5B0"/>
    <w:rsid w:val="6E7BEF9E"/>
    <w:rsid w:val="6E851A78"/>
    <w:rsid w:val="6E9179A6"/>
    <w:rsid w:val="6EB32069"/>
    <w:rsid w:val="6EB32A89"/>
    <w:rsid w:val="6EB5235D"/>
    <w:rsid w:val="6EB92AE2"/>
    <w:rsid w:val="6ECA3491"/>
    <w:rsid w:val="6ED25E69"/>
    <w:rsid w:val="6ED529FF"/>
    <w:rsid w:val="6ED6693F"/>
    <w:rsid w:val="6ED7691A"/>
    <w:rsid w:val="6EDA6267"/>
    <w:rsid w:val="6EDC3D8E"/>
    <w:rsid w:val="6EDD982B"/>
    <w:rsid w:val="6EE3511C"/>
    <w:rsid w:val="6EEF4A0A"/>
    <w:rsid w:val="6EF7C918"/>
    <w:rsid w:val="6EFB3CBD"/>
    <w:rsid w:val="6EFF182A"/>
    <w:rsid w:val="6F0D2199"/>
    <w:rsid w:val="6F0E7CBF"/>
    <w:rsid w:val="6F107F60"/>
    <w:rsid w:val="6F147874"/>
    <w:rsid w:val="6F215C44"/>
    <w:rsid w:val="6F3A0AB4"/>
    <w:rsid w:val="6F3B6D06"/>
    <w:rsid w:val="6F3C051F"/>
    <w:rsid w:val="6F467459"/>
    <w:rsid w:val="6F580AF8"/>
    <w:rsid w:val="6F5953DE"/>
    <w:rsid w:val="6F5F0476"/>
    <w:rsid w:val="6F5FB0C8"/>
    <w:rsid w:val="6F60051B"/>
    <w:rsid w:val="6F6D49E6"/>
    <w:rsid w:val="6F6F7C30"/>
    <w:rsid w:val="6F72024E"/>
    <w:rsid w:val="6F7E2227"/>
    <w:rsid w:val="6F7F9954"/>
    <w:rsid w:val="6F8A1A3C"/>
    <w:rsid w:val="6F8B1310"/>
    <w:rsid w:val="6F933016"/>
    <w:rsid w:val="6F9B4E77"/>
    <w:rsid w:val="6F9F4235"/>
    <w:rsid w:val="6F9FD054"/>
    <w:rsid w:val="6FA220B1"/>
    <w:rsid w:val="6FA80114"/>
    <w:rsid w:val="6FAC19B2"/>
    <w:rsid w:val="6FAF14A2"/>
    <w:rsid w:val="6FB62831"/>
    <w:rsid w:val="6FB645DF"/>
    <w:rsid w:val="6FB7B9A1"/>
    <w:rsid w:val="6FB940CF"/>
    <w:rsid w:val="6FBA0BCA"/>
    <w:rsid w:val="6FBD3BBF"/>
    <w:rsid w:val="6FC62348"/>
    <w:rsid w:val="6FCA008A"/>
    <w:rsid w:val="6FCE7B7A"/>
    <w:rsid w:val="6FCF56A0"/>
    <w:rsid w:val="6FDC6DDD"/>
    <w:rsid w:val="6FE72CBB"/>
    <w:rsid w:val="6FE7646D"/>
    <w:rsid w:val="6FE7F107"/>
    <w:rsid w:val="6FEB4E39"/>
    <w:rsid w:val="6FEFA991"/>
    <w:rsid w:val="6FEFAF74"/>
    <w:rsid w:val="6FF6E6DE"/>
    <w:rsid w:val="6FF869A5"/>
    <w:rsid w:val="6FFD0147"/>
    <w:rsid w:val="6FFF9600"/>
    <w:rsid w:val="6FFF9682"/>
    <w:rsid w:val="7007308C"/>
    <w:rsid w:val="700A405F"/>
    <w:rsid w:val="7019121B"/>
    <w:rsid w:val="701D465E"/>
    <w:rsid w:val="7031799F"/>
    <w:rsid w:val="7034017C"/>
    <w:rsid w:val="7040659E"/>
    <w:rsid w:val="704240C4"/>
    <w:rsid w:val="706C1141"/>
    <w:rsid w:val="707F2C23"/>
    <w:rsid w:val="707F70C6"/>
    <w:rsid w:val="70840F0D"/>
    <w:rsid w:val="70893AA1"/>
    <w:rsid w:val="708A7E08"/>
    <w:rsid w:val="708B5A6B"/>
    <w:rsid w:val="708E2EAD"/>
    <w:rsid w:val="70912956"/>
    <w:rsid w:val="709F32C5"/>
    <w:rsid w:val="70AB1C6A"/>
    <w:rsid w:val="70B14DA6"/>
    <w:rsid w:val="70BA1EAD"/>
    <w:rsid w:val="70CD6084"/>
    <w:rsid w:val="70E21403"/>
    <w:rsid w:val="70E60EF4"/>
    <w:rsid w:val="71015D2D"/>
    <w:rsid w:val="710366B1"/>
    <w:rsid w:val="710870BC"/>
    <w:rsid w:val="7110512E"/>
    <w:rsid w:val="71290A43"/>
    <w:rsid w:val="714E0847"/>
    <w:rsid w:val="714F4CEB"/>
    <w:rsid w:val="71526589"/>
    <w:rsid w:val="716A5681"/>
    <w:rsid w:val="71883D59"/>
    <w:rsid w:val="718B3849"/>
    <w:rsid w:val="718C0A35"/>
    <w:rsid w:val="71A05546"/>
    <w:rsid w:val="71A310A5"/>
    <w:rsid w:val="71CA25C3"/>
    <w:rsid w:val="71D7083C"/>
    <w:rsid w:val="71D76A8E"/>
    <w:rsid w:val="71DE7E1D"/>
    <w:rsid w:val="71ED1C92"/>
    <w:rsid w:val="71F1C231"/>
    <w:rsid w:val="71F6A4BF"/>
    <w:rsid w:val="72263A65"/>
    <w:rsid w:val="7229553C"/>
    <w:rsid w:val="723B0DCB"/>
    <w:rsid w:val="724063E2"/>
    <w:rsid w:val="724A7260"/>
    <w:rsid w:val="725400DF"/>
    <w:rsid w:val="72600832"/>
    <w:rsid w:val="72676064"/>
    <w:rsid w:val="727A7B45"/>
    <w:rsid w:val="72802C82"/>
    <w:rsid w:val="72842772"/>
    <w:rsid w:val="72954F6B"/>
    <w:rsid w:val="72A050D2"/>
    <w:rsid w:val="72B55021"/>
    <w:rsid w:val="72BA6194"/>
    <w:rsid w:val="72CC4119"/>
    <w:rsid w:val="72D1172F"/>
    <w:rsid w:val="72D16EA5"/>
    <w:rsid w:val="72D78858"/>
    <w:rsid w:val="72E6561C"/>
    <w:rsid w:val="72EB0A43"/>
    <w:rsid w:val="72F86CBC"/>
    <w:rsid w:val="72FF44EF"/>
    <w:rsid w:val="72FF94F5"/>
    <w:rsid w:val="7306762B"/>
    <w:rsid w:val="731F693F"/>
    <w:rsid w:val="733028FA"/>
    <w:rsid w:val="734939BC"/>
    <w:rsid w:val="734D525A"/>
    <w:rsid w:val="7352461E"/>
    <w:rsid w:val="7355410F"/>
    <w:rsid w:val="735760D9"/>
    <w:rsid w:val="7357C284"/>
    <w:rsid w:val="736B1B84"/>
    <w:rsid w:val="7370719A"/>
    <w:rsid w:val="73770EE8"/>
    <w:rsid w:val="737C5B3F"/>
    <w:rsid w:val="737E18B7"/>
    <w:rsid w:val="738467A2"/>
    <w:rsid w:val="738B21A5"/>
    <w:rsid w:val="73AA445A"/>
    <w:rsid w:val="73B01345"/>
    <w:rsid w:val="73B20D86"/>
    <w:rsid w:val="73B92FA5"/>
    <w:rsid w:val="73BC983B"/>
    <w:rsid w:val="73C6500C"/>
    <w:rsid w:val="73CD639B"/>
    <w:rsid w:val="73DA56B8"/>
    <w:rsid w:val="73E0457F"/>
    <w:rsid w:val="73E62620"/>
    <w:rsid w:val="73EA4857"/>
    <w:rsid w:val="73EC4A73"/>
    <w:rsid w:val="73F2131D"/>
    <w:rsid w:val="73F73418"/>
    <w:rsid w:val="73FD565E"/>
    <w:rsid w:val="73FEAC6E"/>
    <w:rsid w:val="73FFF7DB"/>
    <w:rsid w:val="740022CC"/>
    <w:rsid w:val="74033B6B"/>
    <w:rsid w:val="740F42BD"/>
    <w:rsid w:val="741713C4"/>
    <w:rsid w:val="741B24C1"/>
    <w:rsid w:val="743957DE"/>
    <w:rsid w:val="744F5002"/>
    <w:rsid w:val="745D771F"/>
    <w:rsid w:val="74980757"/>
    <w:rsid w:val="749A3B1F"/>
    <w:rsid w:val="74B03CF2"/>
    <w:rsid w:val="74C64F8F"/>
    <w:rsid w:val="74CF1C9F"/>
    <w:rsid w:val="74D177C5"/>
    <w:rsid w:val="74D379E1"/>
    <w:rsid w:val="74DB6895"/>
    <w:rsid w:val="74E03EAC"/>
    <w:rsid w:val="74E85E4A"/>
    <w:rsid w:val="74E97204"/>
    <w:rsid w:val="74F33BDF"/>
    <w:rsid w:val="74F66CB7"/>
    <w:rsid w:val="74F7E6B1"/>
    <w:rsid w:val="750D650E"/>
    <w:rsid w:val="751853F4"/>
    <w:rsid w:val="751F49D4"/>
    <w:rsid w:val="752124FA"/>
    <w:rsid w:val="752B3379"/>
    <w:rsid w:val="7537659D"/>
    <w:rsid w:val="753A7A60"/>
    <w:rsid w:val="7544443B"/>
    <w:rsid w:val="755A5A0C"/>
    <w:rsid w:val="756B19C7"/>
    <w:rsid w:val="75951AF7"/>
    <w:rsid w:val="75A1363B"/>
    <w:rsid w:val="75A32318"/>
    <w:rsid w:val="75B07D22"/>
    <w:rsid w:val="75B23A9A"/>
    <w:rsid w:val="75B5A413"/>
    <w:rsid w:val="75C93AAF"/>
    <w:rsid w:val="75CD2682"/>
    <w:rsid w:val="75CE1F56"/>
    <w:rsid w:val="75CF01A8"/>
    <w:rsid w:val="75E78557"/>
    <w:rsid w:val="75F7660F"/>
    <w:rsid w:val="75FBBDF9"/>
    <w:rsid w:val="75FE89D9"/>
    <w:rsid w:val="76004806"/>
    <w:rsid w:val="760A5684"/>
    <w:rsid w:val="76120095"/>
    <w:rsid w:val="76143E0D"/>
    <w:rsid w:val="762322A2"/>
    <w:rsid w:val="76257DC8"/>
    <w:rsid w:val="76397D18"/>
    <w:rsid w:val="763E2BEB"/>
    <w:rsid w:val="76452218"/>
    <w:rsid w:val="76481D09"/>
    <w:rsid w:val="764861AD"/>
    <w:rsid w:val="76487F5B"/>
    <w:rsid w:val="764B35A7"/>
    <w:rsid w:val="764F12E9"/>
    <w:rsid w:val="76592168"/>
    <w:rsid w:val="766052A4"/>
    <w:rsid w:val="7668344A"/>
    <w:rsid w:val="76760624"/>
    <w:rsid w:val="767943D6"/>
    <w:rsid w:val="767C19B2"/>
    <w:rsid w:val="76876CD5"/>
    <w:rsid w:val="769E0BED"/>
    <w:rsid w:val="76A258BD"/>
    <w:rsid w:val="76A64257"/>
    <w:rsid w:val="76A71125"/>
    <w:rsid w:val="76A9529B"/>
    <w:rsid w:val="76B4739E"/>
    <w:rsid w:val="76B737C4"/>
    <w:rsid w:val="76BDD5BD"/>
    <w:rsid w:val="76BF0C35"/>
    <w:rsid w:val="76BF646F"/>
    <w:rsid w:val="76C84BF7"/>
    <w:rsid w:val="76D11CFE"/>
    <w:rsid w:val="76D17F50"/>
    <w:rsid w:val="76D1F0C2"/>
    <w:rsid w:val="76D24B93"/>
    <w:rsid w:val="76D37824"/>
    <w:rsid w:val="76D87530"/>
    <w:rsid w:val="76DD4B47"/>
    <w:rsid w:val="76DF266D"/>
    <w:rsid w:val="76DF8CFC"/>
    <w:rsid w:val="76EA1012"/>
    <w:rsid w:val="76EF03D6"/>
    <w:rsid w:val="76F81B02"/>
    <w:rsid w:val="77065E4C"/>
    <w:rsid w:val="770C2D36"/>
    <w:rsid w:val="77151EF3"/>
    <w:rsid w:val="7715608F"/>
    <w:rsid w:val="7731279D"/>
    <w:rsid w:val="773F03F2"/>
    <w:rsid w:val="77414F47"/>
    <w:rsid w:val="7742F221"/>
    <w:rsid w:val="774E77F3"/>
    <w:rsid w:val="7754C8FF"/>
    <w:rsid w:val="77550B81"/>
    <w:rsid w:val="7757D8B0"/>
    <w:rsid w:val="77647702"/>
    <w:rsid w:val="7767549A"/>
    <w:rsid w:val="776B2153"/>
    <w:rsid w:val="777708F5"/>
    <w:rsid w:val="777F167C"/>
    <w:rsid w:val="7791148D"/>
    <w:rsid w:val="779E4DF6"/>
    <w:rsid w:val="779E887E"/>
    <w:rsid w:val="77A25449"/>
    <w:rsid w:val="77B07B65"/>
    <w:rsid w:val="77B644CB"/>
    <w:rsid w:val="77B850A0"/>
    <w:rsid w:val="77BE04D4"/>
    <w:rsid w:val="77BE3E06"/>
    <w:rsid w:val="77BF6A33"/>
    <w:rsid w:val="77C83101"/>
    <w:rsid w:val="77CFE600"/>
    <w:rsid w:val="77D0B2C7"/>
    <w:rsid w:val="77D3D96F"/>
    <w:rsid w:val="77D51C8A"/>
    <w:rsid w:val="77D7C87C"/>
    <w:rsid w:val="77DA2E34"/>
    <w:rsid w:val="77DC6BAC"/>
    <w:rsid w:val="77DE7B42"/>
    <w:rsid w:val="77E1BAB6"/>
    <w:rsid w:val="77E7697C"/>
    <w:rsid w:val="77E78D4B"/>
    <w:rsid w:val="77EDAF17"/>
    <w:rsid w:val="77F2017E"/>
    <w:rsid w:val="77F31DFB"/>
    <w:rsid w:val="77F3D50C"/>
    <w:rsid w:val="77F4ACBB"/>
    <w:rsid w:val="77F6BF02"/>
    <w:rsid w:val="77F97301"/>
    <w:rsid w:val="77FA5285"/>
    <w:rsid w:val="77FA81D2"/>
    <w:rsid w:val="77FB15BA"/>
    <w:rsid w:val="77FE2FC7"/>
    <w:rsid w:val="77FEB4AA"/>
    <w:rsid w:val="77FF3120"/>
    <w:rsid w:val="77FF9E00"/>
    <w:rsid w:val="77FFBE15"/>
    <w:rsid w:val="7803238B"/>
    <w:rsid w:val="780BC73B"/>
    <w:rsid w:val="78147E6B"/>
    <w:rsid w:val="78197E01"/>
    <w:rsid w:val="78315F64"/>
    <w:rsid w:val="783833C6"/>
    <w:rsid w:val="784A620C"/>
    <w:rsid w:val="784D1858"/>
    <w:rsid w:val="7856695F"/>
    <w:rsid w:val="78727511"/>
    <w:rsid w:val="78782D79"/>
    <w:rsid w:val="788973A4"/>
    <w:rsid w:val="788A6608"/>
    <w:rsid w:val="7894443E"/>
    <w:rsid w:val="78986F77"/>
    <w:rsid w:val="789B25C4"/>
    <w:rsid w:val="78A51694"/>
    <w:rsid w:val="78AF64A4"/>
    <w:rsid w:val="78B70862"/>
    <w:rsid w:val="78B813C8"/>
    <w:rsid w:val="78BE6649"/>
    <w:rsid w:val="78C67C4D"/>
    <w:rsid w:val="78C80EDF"/>
    <w:rsid w:val="78D1353D"/>
    <w:rsid w:val="78D7236E"/>
    <w:rsid w:val="78DE6954"/>
    <w:rsid w:val="78EA70A7"/>
    <w:rsid w:val="78EBED8F"/>
    <w:rsid w:val="7923250F"/>
    <w:rsid w:val="792627D5"/>
    <w:rsid w:val="79297A45"/>
    <w:rsid w:val="79336CA0"/>
    <w:rsid w:val="793A1DDD"/>
    <w:rsid w:val="793C85A5"/>
    <w:rsid w:val="793E7E12"/>
    <w:rsid w:val="79532E9E"/>
    <w:rsid w:val="79646E59"/>
    <w:rsid w:val="79681B04"/>
    <w:rsid w:val="79688105"/>
    <w:rsid w:val="797DD461"/>
    <w:rsid w:val="798C015E"/>
    <w:rsid w:val="798C63B0"/>
    <w:rsid w:val="799A287B"/>
    <w:rsid w:val="79A74F98"/>
    <w:rsid w:val="79AC0800"/>
    <w:rsid w:val="79B25E17"/>
    <w:rsid w:val="79C478F8"/>
    <w:rsid w:val="79C913B2"/>
    <w:rsid w:val="79D55FA9"/>
    <w:rsid w:val="79D5E43D"/>
    <w:rsid w:val="79E955B1"/>
    <w:rsid w:val="79F999AA"/>
    <w:rsid w:val="79FD41F5"/>
    <w:rsid w:val="7A0348C4"/>
    <w:rsid w:val="7A102B3D"/>
    <w:rsid w:val="7A1545F8"/>
    <w:rsid w:val="7A170370"/>
    <w:rsid w:val="7A1A39BC"/>
    <w:rsid w:val="7A296ACD"/>
    <w:rsid w:val="7A2B3E1B"/>
    <w:rsid w:val="7A320D06"/>
    <w:rsid w:val="7A3B453E"/>
    <w:rsid w:val="7A410474"/>
    <w:rsid w:val="7A41363F"/>
    <w:rsid w:val="7A477C7F"/>
    <w:rsid w:val="7A574389"/>
    <w:rsid w:val="7A6510DB"/>
    <w:rsid w:val="7A652E89"/>
    <w:rsid w:val="7A6FF613"/>
    <w:rsid w:val="7A721A4A"/>
    <w:rsid w:val="7A754BEC"/>
    <w:rsid w:val="7A7C01D3"/>
    <w:rsid w:val="7A886B78"/>
    <w:rsid w:val="7A8D418E"/>
    <w:rsid w:val="7A911ED0"/>
    <w:rsid w:val="7A914857"/>
    <w:rsid w:val="7A97325F"/>
    <w:rsid w:val="7AA8721A"/>
    <w:rsid w:val="7ACED62D"/>
    <w:rsid w:val="7ACF47A6"/>
    <w:rsid w:val="7AD31C35"/>
    <w:rsid w:val="7ADE2C3C"/>
    <w:rsid w:val="7AE244DA"/>
    <w:rsid w:val="7AE71AF0"/>
    <w:rsid w:val="7AEA7832"/>
    <w:rsid w:val="7AFD57B8"/>
    <w:rsid w:val="7B0326A2"/>
    <w:rsid w:val="7B13836D"/>
    <w:rsid w:val="7B1F2EEB"/>
    <w:rsid w:val="7B3FCF82"/>
    <w:rsid w:val="7B4707E1"/>
    <w:rsid w:val="7B494559"/>
    <w:rsid w:val="7B4F133C"/>
    <w:rsid w:val="7B58479C"/>
    <w:rsid w:val="7B637EF6"/>
    <w:rsid w:val="7B737828"/>
    <w:rsid w:val="7B7755F4"/>
    <w:rsid w:val="7B7F8C2D"/>
    <w:rsid w:val="7B89704B"/>
    <w:rsid w:val="7B8E395D"/>
    <w:rsid w:val="7B97834D"/>
    <w:rsid w:val="7BA619AB"/>
    <w:rsid w:val="7BBF0CBF"/>
    <w:rsid w:val="7BC05414"/>
    <w:rsid w:val="7BC77680"/>
    <w:rsid w:val="7BC77A4B"/>
    <w:rsid w:val="7BC77B74"/>
    <w:rsid w:val="7BCC6F38"/>
    <w:rsid w:val="7BD007D6"/>
    <w:rsid w:val="7BD227A0"/>
    <w:rsid w:val="7BD7E00D"/>
    <w:rsid w:val="7BDA1273"/>
    <w:rsid w:val="7BDA3403"/>
    <w:rsid w:val="7BDF2B8D"/>
    <w:rsid w:val="7BDFCB7D"/>
    <w:rsid w:val="7BE3632C"/>
    <w:rsid w:val="7BEE6EAE"/>
    <w:rsid w:val="7BEF9CC0"/>
    <w:rsid w:val="7BF42E8C"/>
    <w:rsid w:val="7BF73B9A"/>
    <w:rsid w:val="7BF76B3F"/>
    <w:rsid w:val="7BF7C2E0"/>
    <w:rsid w:val="7BFBA0E5"/>
    <w:rsid w:val="7BFBFBAA"/>
    <w:rsid w:val="7BFC9134"/>
    <w:rsid w:val="7BFF5353"/>
    <w:rsid w:val="7BFF794B"/>
    <w:rsid w:val="7C013085"/>
    <w:rsid w:val="7C0B2570"/>
    <w:rsid w:val="7C101D1D"/>
    <w:rsid w:val="7C120DEF"/>
    <w:rsid w:val="7C156B31"/>
    <w:rsid w:val="7C2B0102"/>
    <w:rsid w:val="7C4D0079"/>
    <w:rsid w:val="7C4F5F49"/>
    <w:rsid w:val="7C5238E1"/>
    <w:rsid w:val="7C7575D0"/>
    <w:rsid w:val="7C77A3ED"/>
    <w:rsid w:val="7C790F9A"/>
    <w:rsid w:val="7C8D66C7"/>
    <w:rsid w:val="7C8F1EE2"/>
    <w:rsid w:val="7C9158C2"/>
    <w:rsid w:val="7C9371CA"/>
    <w:rsid w:val="7C9F38AA"/>
    <w:rsid w:val="7C9F63FA"/>
    <w:rsid w:val="7CBC0D5A"/>
    <w:rsid w:val="7CBC5BAF"/>
    <w:rsid w:val="7CC540B3"/>
    <w:rsid w:val="7CD42548"/>
    <w:rsid w:val="7CDDB6D1"/>
    <w:rsid w:val="7CEF15A2"/>
    <w:rsid w:val="7CEFE982"/>
    <w:rsid w:val="7CF36E72"/>
    <w:rsid w:val="7CFF04C9"/>
    <w:rsid w:val="7D006E99"/>
    <w:rsid w:val="7D194590"/>
    <w:rsid w:val="7D230DDA"/>
    <w:rsid w:val="7D252DA4"/>
    <w:rsid w:val="7D272678"/>
    <w:rsid w:val="7D2C7C8E"/>
    <w:rsid w:val="7D2F3C22"/>
    <w:rsid w:val="7D2F59D0"/>
    <w:rsid w:val="7D37CD35"/>
    <w:rsid w:val="7D3B6123"/>
    <w:rsid w:val="7D3BCED2"/>
    <w:rsid w:val="7D3F9464"/>
    <w:rsid w:val="7D515947"/>
    <w:rsid w:val="7D52346D"/>
    <w:rsid w:val="7D580A83"/>
    <w:rsid w:val="7D5A0C9F"/>
    <w:rsid w:val="7D5A2DE1"/>
    <w:rsid w:val="7D5E1E12"/>
    <w:rsid w:val="7D5F4011"/>
    <w:rsid w:val="7D657644"/>
    <w:rsid w:val="7D733B02"/>
    <w:rsid w:val="7D751D71"/>
    <w:rsid w:val="7D765C1B"/>
    <w:rsid w:val="7D7D6500"/>
    <w:rsid w:val="7D7FC8F5"/>
    <w:rsid w:val="7D871368"/>
    <w:rsid w:val="7D9046C1"/>
    <w:rsid w:val="7D9CB54A"/>
    <w:rsid w:val="7D9F5ECF"/>
    <w:rsid w:val="7DA71A0B"/>
    <w:rsid w:val="7DAB1A6F"/>
    <w:rsid w:val="7DAD4853"/>
    <w:rsid w:val="7DAF131B"/>
    <w:rsid w:val="7DB12889"/>
    <w:rsid w:val="7DB22BDF"/>
    <w:rsid w:val="7DBB1012"/>
    <w:rsid w:val="7DBF5A26"/>
    <w:rsid w:val="7DC12ACC"/>
    <w:rsid w:val="7DCF04EB"/>
    <w:rsid w:val="7DD822BC"/>
    <w:rsid w:val="7DDB30CA"/>
    <w:rsid w:val="7DDB3462"/>
    <w:rsid w:val="7DDF7716"/>
    <w:rsid w:val="7DDFAB3D"/>
    <w:rsid w:val="7DE22A43"/>
    <w:rsid w:val="7DE356D9"/>
    <w:rsid w:val="7DE60785"/>
    <w:rsid w:val="7DF10ED8"/>
    <w:rsid w:val="7DF3ADC8"/>
    <w:rsid w:val="7DF51430"/>
    <w:rsid w:val="7DFB63DD"/>
    <w:rsid w:val="7DFD53B4"/>
    <w:rsid w:val="7DFDCB36"/>
    <w:rsid w:val="7DFF3EAD"/>
    <w:rsid w:val="7DFF5656"/>
    <w:rsid w:val="7DFFD88D"/>
    <w:rsid w:val="7E016085"/>
    <w:rsid w:val="7E12157A"/>
    <w:rsid w:val="7E1C14BF"/>
    <w:rsid w:val="7E2E7A36"/>
    <w:rsid w:val="7E2F9925"/>
    <w:rsid w:val="7E325778"/>
    <w:rsid w:val="7E35B987"/>
    <w:rsid w:val="7E3E74AD"/>
    <w:rsid w:val="7E3F409A"/>
    <w:rsid w:val="7E4875A1"/>
    <w:rsid w:val="7E505BFE"/>
    <w:rsid w:val="7E5F025E"/>
    <w:rsid w:val="7E623E01"/>
    <w:rsid w:val="7E6671D0"/>
    <w:rsid w:val="7E68119A"/>
    <w:rsid w:val="7E682F48"/>
    <w:rsid w:val="7E6B2A38"/>
    <w:rsid w:val="7E75CB67"/>
    <w:rsid w:val="7E7E985D"/>
    <w:rsid w:val="7E81225C"/>
    <w:rsid w:val="7E906943"/>
    <w:rsid w:val="7E926217"/>
    <w:rsid w:val="7E933D3D"/>
    <w:rsid w:val="7E9C7095"/>
    <w:rsid w:val="7E9DB43A"/>
    <w:rsid w:val="7E9E62CC"/>
    <w:rsid w:val="7E9FBB3C"/>
    <w:rsid w:val="7EAF6DC9"/>
    <w:rsid w:val="7EBE7D70"/>
    <w:rsid w:val="7EBF003A"/>
    <w:rsid w:val="7EDF298B"/>
    <w:rsid w:val="7EDF8704"/>
    <w:rsid w:val="7EE511AB"/>
    <w:rsid w:val="7EE72B95"/>
    <w:rsid w:val="7EEA6053"/>
    <w:rsid w:val="7EEAE372"/>
    <w:rsid w:val="7EED5B43"/>
    <w:rsid w:val="7EEEE758"/>
    <w:rsid w:val="7EEF6D42"/>
    <w:rsid w:val="7EEFA371"/>
    <w:rsid w:val="7EF53A96"/>
    <w:rsid w:val="7EFBB90A"/>
    <w:rsid w:val="7EFCF4A0"/>
    <w:rsid w:val="7EFD29EF"/>
    <w:rsid w:val="7EFEA4EB"/>
    <w:rsid w:val="7EFEFF3D"/>
    <w:rsid w:val="7EFF39B8"/>
    <w:rsid w:val="7EFF60F8"/>
    <w:rsid w:val="7EFF6E0E"/>
    <w:rsid w:val="7EFF7F02"/>
    <w:rsid w:val="7EFFC9C0"/>
    <w:rsid w:val="7F016EF9"/>
    <w:rsid w:val="7F0666F4"/>
    <w:rsid w:val="7F0709B3"/>
    <w:rsid w:val="7F1C1F84"/>
    <w:rsid w:val="7F1D01D6"/>
    <w:rsid w:val="7F2E36D3"/>
    <w:rsid w:val="7F2E87D4"/>
    <w:rsid w:val="7F3E1A99"/>
    <w:rsid w:val="7F3F1857"/>
    <w:rsid w:val="7F3F9629"/>
    <w:rsid w:val="7F45772D"/>
    <w:rsid w:val="7F4D0932"/>
    <w:rsid w:val="7F565496"/>
    <w:rsid w:val="7F596D35"/>
    <w:rsid w:val="7F5B2AAD"/>
    <w:rsid w:val="7F5C05D3"/>
    <w:rsid w:val="7F625D63"/>
    <w:rsid w:val="7F6758AA"/>
    <w:rsid w:val="7F6AF80A"/>
    <w:rsid w:val="7F6F47AA"/>
    <w:rsid w:val="7F7122D0"/>
    <w:rsid w:val="7F7388A2"/>
    <w:rsid w:val="7F7ACF6A"/>
    <w:rsid w:val="7F7D2E86"/>
    <w:rsid w:val="7F7EB020"/>
    <w:rsid w:val="7F885D06"/>
    <w:rsid w:val="7F8952AA"/>
    <w:rsid w:val="7F967F89"/>
    <w:rsid w:val="7F974104"/>
    <w:rsid w:val="7F98785D"/>
    <w:rsid w:val="7F9D5951"/>
    <w:rsid w:val="7FA1FDA0"/>
    <w:rsid w:val="7FA41032"/>
    <w:rsid w:val="7FAF44F2"/>
    <w:rsid w:val="7FBB9E79"/>
    <w:rsid w:val="7FBC8651"/>
    <w:rsid w:val="7FBDD06A"/>
    <w:rsid w:val="7FBE5278"/>
    <w:rsid w:val="7FBF128D"/>
    <w:rsid w:val="7FBF48B8"/>
    <w:rsid w:val="7FBF5270"/>
    <w:rsid w:val="7FBFBF1A"/>
    <w:rsid w:val="7FC5FC55"/>
    <w:rsid w:val="7FC9210C"/>
    <w:rsid w:val="7FCDD108"/>
    <w:rsid w:val="7FCF1CC7"/>
    <w:rsid w:val="7FD14B1D"/>
    <w:rsid w:val="7FDBB4F8"/>
    <w:rsid w:val="7FDD01C6"/>
    <w:rsid w:val="7FDDE270"/>
    <w:rsid w:val="7FDF2309"/>
    <w:rsid w:val="7FDF2DEE"/>
    <w:rsid w:val="7FDF4174"/>
    <w:rsid w:val="7FDF548C"/>
    <w:rsid w:val="7FDF7ECB"/>
    <w:rsid w:val="7FDFA652"/>
    <w:rsid w:val="7FE17456"/>
    <w:rsid w:val="7FE40CF4"/>
    <w:rsid w:val="7FEB3F18"/>
    <w:rsid w:val="7FEBED43"/>
    <w:rsid w:val="7FEDE0A4"/>
    <w:rsid w:val="7FF206A1"/>
    <w:rsid w:val="7FF51955"/>
    <w:rsid w:val="7FF5A4FA"/>
    <w:rsid w:val="7FF73427"/>
    <w:rsid w:val="7FF73DAC"/>
    <w:rsid w:val="7FF778D6"/>
    <w:rsid w:val="7FF79E46"/>
    <w:rsid w:val="7FF7BAE4"/>
    <w:rsid w:val="7FF7FC39"/>
    <w:rsid w:val="7FFC473A"/>
    <w:rsid w:val="7FFD3B64"/>
    <w:rsid w:val="7FFDFCE2"/>
    <w:rsid w:val="7FFE03E8"/>
    <w:rsid w:val="7FFE66FC"/>
    <w:rsid w:val="7FFF0818"/>
    <w:rsid w:val="7FFF1BCA"/>
    <w:rsid w:val="7FFF59BF"/>
    <w:rsid w:val="7FFF78D6"/>
    <w:rsid w:val="7FFF899C"/>
    <w:rsid w:val="7FFFFDC2"/>
    <w:rsid w:val="845D0E11"/>
    <w:rsid w:val="85FD34D1"/>
    <w:rsid w:val="86D47761"/>
    <w:rsid w:val="8BCF9557"/>
    <w:rsid w:val="8BFFD8D5"/>
    <w:rsid w:val="8CA60AE6"/>
    <w:rsid w:val="8DD2CF73"/>
    <w:rsid w:val="8EFF83F6"/>
    <w:rsid w:val="8F08A08D"/>
    <w:rsid w:val="8FBBC915"/>
    <w:rsid w:val="8FF7111D"/>
    <w:rsid w:val="923F4E5C"/>
    <w:rsid w:val="93FEFC81"/>
    <w:rsid w:val="977C5197"/>
    <w:rsid w:val="97AF0442"/>
    <w:rsid w:val="97FEA536"/>
    <w:rsid w:val="9ADCFA77"/>
    <w:rsid w:val="9BFEDB60"/>
    <w:rsid w:val="9CF6D5C1"/>
    <w:rsid w:val="9D5B08CC"/>
    <w:rsid w:val="9DFD0490"/>
    <w:rsid w:val="9EBF1DB2"/>
    <w:rsid w:val="9EBF201E"/>
    <w:rsid w:val="9EDB07DA"/>
    <w:rsid w:val="9EF70641"/>
    <w:rsid w:val="9FBEE0B9"/>
    <w:rsid w:val="9FDE974E"/>
    <w:rsid w:val="9FFEA23A"/>
    <w:rsid w:val="A5AE6C6A"/>
    <w:rsid w:val="A5FE446E"/>
    <w:rsid w:val="A6EF6166"/>
    <w:rsid w:val="A77EF463"/>
    <w:rsid w:val="A7BF14D1"/>
    <w:rsid w:val="A7FD5677"/>
    <w:rsid w:val="A7FE0FED"/>
    <w:rsid w:val="AA7E8023"/>
    <w:rsid w:val="AACDE5DB"/>
    <w:rsid w:val="ABFD2D76"/>
    <w:rsid w:val="ADFCB100"/>
    <w:rsid w:val="ADFDC770"/>
    <w:rsid w:val="AEEDF1D8"/>
    <w:rsid w:val="AEF0B8B2"/>
    <w:rsid w:val="AEF83EA0"/>
    <w:rsid w:val="AEFE1D93"/>
    <w:rsid w:val="AEFFC8F6"/>
    <w:rsid w:val="AF67067F"/>
    <w:rsid w:val="AF7E490B"/>
    <w:rsid w:val="AFAF417D"/>
    <w:rsid w:val="AFCC8676"/>
    <w:rsid w:val="AFD64C27"/>
    <w:rsid w:val="AFDB0FE1"/>
    <w:rsid w:val="AFF3C1BA"/>
    <w:rsid w:val="AFFFF681"/>
    <w:rsid w:val="B1FEAF5B"/>
    <w:rsid w:val="B1FF3018"/>
    <w:rsid w:val="B33B8FBC"/>
    <w:rsid w:val="B37508F3"/>
    <w:rsid w:val="B3FE4124"/>
    <w:rsid w:val="B56FF981"/>
    <w:rsid w:val="B5FB9A33"/>
    <w:rsid w:val="B5FE518F"/>
    <w:rsid w:val="B647A467"/>
    <w:rsid w:val="B6EF1EBF"/>
    <w:rsid w:val="B6F37D66"/>
    <w:rsid w:val="B6FBCC60"/>
    <w:rsid w:val="B7AFD1D4"/>
    <w:rsid w:val="B7B0AE43"/>
    <w:rsid w:val="B7CB628F"/>
    <w:rsid w:val="B7E4C4D2"/>
    <w:rsid w:val="B7F156C9"/>
    <w:rsid w:val="B7F730AD"/>
    <w:rsid w:val="B7F7EE7A"/>
    <w:rsid w:val="B7FA4FB4"/>
    <w:rsid w:val="B7FDD873"/>
    <w:rsid w:val="B7FE47AC"/>
    <w:rsid w:val="B9CDF96E"/>
    <w:rsid w:val="BA4F9238"/>
    <w:rsid w:val="BAF5E028"/>
    <w:rsid w:val="BB466DA1"/>
    <w:rsid w:val="BBBA45DC"/>
    <w:rsid w:val="BBDFB965"/>
    <w:rsid w:val="BBE9E7D6"/>
    <w:rsid w:val="BBFCD49D"/>
    <w:rsid w:val="BC6D6D5B"/>
    <w:rsid w:val="BC7B5305"/>
    <w:rsid w:val="BCBE0132"/>
    <w:rsid w:val="BCDFAB14"/>
    <w:rsid w:val="BD6FEB14"/>
    <w:rsid w:val="BD7ED8D9"/>
    <w:rsid w:val="BD9F503C"/>
    <w:rsid w:val="BDC4FAB2"/>
    <w:rsid w:val="BDFACEB0"/>
    <w:rsid w:val="BDFDFCB0"/>
    <w:rsid w:val="BDFE758A"/>
    <w:rsid w:val="BE6D55C0"/>
    <w:rsid w:val="BE7F36FB"/>
    <w:rsid w:val="BEBF0931"/>
    <w:rsid w:val="BECF426B"/>
    <w:rsid w:val="BED769FA"/>
    <w:rsid w:val="BEDE505F"/>
    <w:rsid w:val="BEEE02B1"/>
    <w:rsid w:val="BEF72EB1"/>
    <w:rsid w:val="BEFB956F"/>
    <w:rsid w:val="BEFFCAE1"/>
    <w:rsid w:val="BF3A6750"/>
    <w:rsid w:val="BF3D62D9"/>
    <w:rsid w:val="BF3F33EB"/>
    <w:rsid w:val="BF566438"/>
    <w:rsid w:val="BF5FED2B"/>
    <w:rsid w:val="BF731008"/>
    <w:rsid w:val="BF7F6ED9"/>
    <w:rsid w:val="BF851C8A"/>
    <w:rsid w:val="BF8EE99E"/>
    <w:rsid w:val="BF9F589D"/>
    <w:rsid w:val="BFAB3AB2"/>
    <w:rsid w:val="BFAF5D6D"/>
    <w:rsid w:val="BFB566E2"/>
    <w:rsid w:val="BFBB00E0"/>
    <w:rsid w:val="BFBB3A07"/>
    <w:rsid w:val="BFBF4A2C"/>
    <w:rsid w:val="BFBF9DB8"/>
    <w:rsid w:val="BFD73217"/>
    <w:rsid w:val="BFDD7BDB"/>
    <w:rsid w:val="BFE7F70D"/>
    <w:rsid w:val="BFF7682A"/>
    <w:rsid w:val="BFFCBD53"/>
    <w:rsid w:val="BFFDE752"/>
    <w:rsid w:val="BFFE491B"/>
    <w:rsid w:val="BFFEEDEA"/>
    <w:rsid w:val="C7CF933A"/>
    <w:rsid w:val="C8FA8BDE"/>
    <w:rsid w:val="CA638B98"/>
    <w:rsid w:val="CAAF4FC0"/>
    <w:rsid w:val="CBBF96F0"/>
    <w:rsid w:val="CBDF455C"/>
    <w:rsid w:val="CBEFE575"/>
    <w:rsid w:val="CCF4CEEA"/>
    <w:rsid w:val="CDBE6D57"/>
    <w:rsid w:val="CE5EE58A"/>
    <w:rsid w:val="CEF2E349"/>
    <w:rsid w:val="CEF939AE"/>
    <w:rsid w:val="CF1F9410"/>
    <w:rsid w:val="CFBA2ED8"/>
    <w:rsid w:val="CFBDA6F6"/>
    <w:rsid w:val="CFDE0FAB"/>
    <w:rsid w:val="CFEA29BF"/>
    <w:rsid w:val="CFECEE62"/>
    <w:rsid w:val="CFF94CF1"/>
    <w:rsid w:val="D1F57BB5"/>
    <w:rsid w:val="D35F2128"/>
    <w:rsid w:val="D3CD9BA6"/>
    <w:rsid w:val="D3FB4578"/>
    <w:rsid w:val="D3FD7ED5"/>
    <w:rsid w:val="D4FF3588"/>
    <w:rsid w:val="D5FF5AD3"/>
    <w:rsid w:val="D63F919B"/>
    <w:rsid w:val="D6BF1C5B"/>
    <w:rsid w:val="D6EB9E3D"/>
    <w:rsid w:val="D79B8750"/>
    <w:rsid w:val="D7AFB2EC"/>
    <w:rsid w:val="D7DB195F"/>
    <w:rsid w:val="D7DB8584"/>
    <w:rsid w:val="D7EF94A4"/>
    <w:rsid w:val="D7F378FF"/>
    <w:rsid w:val="D8F92A86"/>
    <w:rsid w:val="D9374822"/>
    <w:rsid w:val="D96B0041"/>
    <w:rsid w:val="D9945E4C"/>
    <w:rsid w:val="D9FDCF5B"/>
    <w:rsid w:val="D9FF7670"/>
    <w:rsid w:val="DA2D54FD"/>
    <w:rsid w:val="DAB73357"/>
    <w:rsid w:val="DADF61EC"/>
    <w:rsid w:val="DB6160E3"/>
    <w:rsid w:val="DB6B4744"/>
    <w:rsid w:val="DB7E2B38"/>
    <w:rsid w:val="DBB7A6CF"/>
    <w:rsid w:val="DBD7B2D5"/>
    <w:rsid w:val="DBD9CC2A"/>
    <w:rsid w:val="DBECF864"/>
    <w:rsid w:val="DBEEF7F7"/>
    <w:rsid w:val="DBF7EC29"/>
    <w:rsid w:val="DBFD8A7C"/>
    <w:rsid w:val="DBFF1242"/>
    <w:rsid w:val="DC7EDB88"/>
    <w:rsid w:val="DCFF8FE0"/>
    <w:rsid w:val="DD3E17B1"/>
    <w:rsid w:val="DD6EDCCA"/>
    <w:rsid w:val="DD7B2B64"/>
    <w:rsid w:val="DD7F4FC8"/>
    <w:rsid w:val="DDAF2600"/>
    <w:rsid w:val="DDBDBEAE"/>
    <w:rsid w:val="DDC74C27"/>
    <w:rsid w:val="DDDFE530"/>
    <w:rsid w:val="DDEE357C"/>
    <w:rsid w:val="DDF30A13"/>
    <w:rsid w:val="DDF73E2C"/>
    <w:rsid w:val="DDF7B7A0"/>
    <w:rsid w:val="DE3B35A1"/>
    <w:rsid w:val="DE50ABD2"/>
    <w:rsid w:val="DEBC2F3B"/>
    <w:rsid w:val="DEC6EF4D"/>
    <w:rsid w:val="DEDFF5AF"/>
    <w:rsid w:val="DEF9E5D0"/>
    <w:rsid w:val="DEFFC6A5"/>
    <w:rsid w:val="DF31776A"/>
    <w:rsid w:val="DF3BA7C2"/>
    <w:rsid w:val="DF6374CB"/>
    <w:rsid w:val="DF74A9B8"/>
    <w:rsid w:val="DF7AFD4D"/>
    <w:rsid w:val="DF92A935"/>
    <w:rsid w:val="DF99835F"/>
    <w:rsid w:val="DFBA64AC"/>
    <w:rsid w:val="DFBE8A97"/>
    <w:rsid w:val="DFCF57EA"/>
    <w:rsid w:val="DFD5D99D"/>
    <w:rsid w:val="DFDFBBAA"/>
    <w:rsid w:val="DFDFDAE4"/>
    <w:rsid w:val="DFE646BA"/>
    <w:rsid w:val="DFEBACA2"/>
    <w:rsid w:val="DFEF5801"/>
    <w:rsid w:val="DFEFE915"/>
    <w:rsid w:val="DFF620E4"/>
    <w:rsid w:val="DFF9FD78"/>
    <w:rsid w:val="DFFD685C"/>
    <w:rsid w:val="DFFDC197"/>
    <w:rsid w:val="DFFF6DC5"/>
    <w:rsid w:val="DFFF77D3"/>
    <w:rsid w:val="DFFFD836"/>
    <w:rsid w:val="DFFFE5EF"/>
    <w:rsid w:val="E3AF9C56"/>
    <w:rsid w:val="E3FB2958"/>
    <w:rsid w:val="E5038510"/>
    <w:rsid w:val="E5C67D82"/>
    <w:rsid w:val="E5FF2878"/>
    <w:rsid w:val="E6761634"/>
    <w:rsid w:val="E6DD05D5"/>
    <w:rsid w:val="E6F78D77"/>
    <w:rsid w:val="E6FB517D"/>
    <w:rsid w:val="E6FD5EFB"/>
    <w:rsid w:val="E75748BE"/>
    <w:rsid w:val="E7AB6C40"/>
    <w:rsid w:val="E7B7BB9B"/>
    <w:rsid w:val="E7BDDAE8"/>
    <w:rsid w:val="E7BFE026"/>
    <w:rsid w:val="E7D348BE"/>
    <w:rsid w:val="E7DF8BB0"/>
    <w:rsid w:val="E7F773DD"/>
    <w:rsid w:val="E7FF9C2F"/>
    <w:rsid w:val="E8FA98EF"/>
    <w:rsid w:val="E9BD68F9"/>
    <w:rsid w:val="E9C9C1C9"/>
    <w:rsid w:val="E9DD9C8C"/>
    <w:rsid w:val="E9FBD7F6"/>
    <w:rsid w:val="E9FF8D90"/>
    <w:rsid w:val="EB087F42"/>
    <w:rsid w:val="EB6F9537"/>
    <w:rsid w:val="EBBA24E6"/>
    <w:rsid w:val="EBDAFD26"/>
    <w:rsid w:val="EBDED979"/>
    <w:rsid w:val="ECDE47D8"/>
    <w:rsid w:val="ED72411D"/>
    <w:rsid w:val="EDDB6AEF"/>
    <w:rsid w:val="EDEF1989"/>
    <w:rsid w:val="EDEF6DB9"/>
    <w:rsid w:val="EDF68E05"/>
    <w:rsid w:val="EDF74CE9"/>
    <w:rsid w:val="EDFF139D"/>
    <w:rsid w:val="EDFF5DBC"/>
    <w:rsid w:val="EE1F52DF"/>
    <w:rsid w:val="EE6F20D2"/>
    <w:rsid w:val="EE7BE091"/>
    <w:rsid w:val="EEB5D5E5"/>
    <w:rsid w:val="EEBECACF"/>
    <w:rsid w:val="EEE774F9"/>
    <w:rsid w:val="EEEA4DC1"/>
    <w:rsid w:val="EEFB3F19"/>
    <w:rsid w:val="EEFD7A7A"/>
    <w:rsid w:val="EEFFD10A"/>
    <w:rsid w:val="EF35857D"/>
    <w:rsid w:val="EF3CA018"/>
    <w:rsid w:val="EF6E4695"/>
    <w:rsid w:val="EF7B649A"/>
    <w:rsid w:val="EF7C249C"/>
    <w:rsid w:val="EF7D1BF6"/>
    <w:rsid w:val="EF7DA25E"/>
    <w:rsid w:val="EF7FF458"/>
    <w:rsid w:val="EF8060BA"/>
    <w:rsid w:val="EF9F892C"/>
    <w:rsid w:val="EFAFEFC6"/>
    <w:rsid w:val="EFBDB22E"/>
    <w:rsid w:val="EFBDC2B3"/>
    <w:rsid w:val="EFBFD4C1"/>
    <w:rsid w:val="EFDE56E8"/>
    <w:rsid w:val="EFDEB7AC"/>
    <w:rsid w:val="EFDEF221"/>
    <w:rsid w:val="EFE36860"/>
    <w:rsid w:val="EFEDF7F7"/>
    <w:rsid w:val="EFFC822D"/>
    <w:rsid w:val="EFFD560E"/>
    <w:rsid w:val="EFFDB576"/>
    <w:rsid w:val="EFFE1119"/>
    <w:rsid w:val="EFFEA73C"/>
    <w:rsid w:val="EFFF0738"/>
    <w:rsid w:val="F1BBDD03"/>
    <w:rsid w:val="F1DEFA41"/>
    <w:rsid w:val="F1DFAAFC"/>
    <w:rsid w:val="F1FDD09F"/>
    <w:rsid w:val="F2AD12E5"/>
    <w:rsid w:val="F2D4D296"/>
    <w:rsid w:val="F2F90F4D"/>
    <w:rsid w:val="F36F69AB"/>
    <w:rsid w:val="F3DBB884"/>
    <w:rsid w:val="F3DF0C42"/>
    <w:rsid w:val="F3E77E5B"/>
    <w:rsid w:val="F3F34CFE"/>
    <w:rsid w:val="F3FF1594"/>
    <w:rsid w:val="F4BFFA87"/>
    <w:rsid w:val="F4FF5641"/>
    <w:rsid w:val="F5676F28"/>
    <w:rsid w:val="F56FBF75"/>
    <w:rsid w:val="F5DE170F"/>
    <w:rsid w:val="F5F2FC21"/>
    <w:rsid w:val="F5FE6F38"/>
    <w:rsid w:val="F62FF386"/>
    <w:rsid w:val="F676F577"/>
    <w:rsid w:val="F67FAC7A"/>
    <w:rsid w:val="F6AC0778"/>
    <w:rsid w:val="F6B61C5B"/>
    <w:rsid w:val="F6BB5C35"/>
    <w:rsid w:val="F6DD1AF1"/>
    <w:rsid w:val="F6DF888B"/>
    <w:rsid w:val="F6FF5DF6"/>
    <w:rsid w:val="F6FFB1AD"/>
    <w:rsid w:val="F7636C2B"/>
    <w:rsid w:val="F7795334"/>
    <w:rsid w:val="F77B46F9"/>
    <w:rsid w:val="F77B6BE2"/>
    <w:rsid w:val="F77F2E3C"/>
    <w:rsid w:val="F77FAB7E"/>
    <w:rsid w:val="F78FE81C"/>
    <w:rsid w:val="F79D3CD9"/>
    <w:rsid w:val="F79FC5F3"/>
    <w:rsid w:val="F7BDF6E6"/>
    <w:rsid w:val="F7BF523C"/>
    <w:rsid w:val="F7D7467A"/>
    <w:rsid w:val="F7D7DCCC"/>
    <w:rsid w:val="F7DB265E"/>
    <w:rsid w:val="F7E7F919"/>
    <w:rsid w:val="F7E92A90"/>
    <w:rsid w:val="F7EAFFE0"/>
    <w:rsid w:val="F7EBE250"/>
    <w:rsid w:val="F7ECDE35"/>
    <w:rsid w:val="F7EFC373"/>
    <w:rsid w:val="F7EFE161"/>
    <w:rsid w:val="F7EFE842"/>
    <w:rsid w:val="F7F359AB"/>
    <w:rsid w:val="F7F52913"/>
    <w:rsid w:val="F7F70EF1"/>
    <w:rsid w:val="F7F7252D"/>
    <w:rsid w:val="F7FB8340"/>
    <w:rsid w:val="F7FE3527"/>
    <w:rsid w:val="F7FF606A"/>
    <w:rsid w:val="F7FFA28D"/>
    <w:rsid w:val="F7FFE6AB"/>
    <w:rsid w:val="F7FFFB78"/>
    <w:rsid w:val="F7FFFF46"/>
    <w:rsid w:val="F825BBF1"/>
    <w:rsid w:val="F85F7907"/>
    <w:rsid w:val="F8EEDFD6"/>
    <w:rsid w:val="F95708D7"/>
    <w:rsid w:val="F967C25B"/>
    <w:rsid w:val="F9773585"/>
    <w:rsid w:val="F9CFA774"/>
    <w:rsid w:val="F9DDB35E"/>
    <w:rsid w:val="F9F7B97C"/>
    <w:rsid w:val="F9FF9DEC"/>
    <w:rsid w:val="FA578B1B"/>
    <w:rsid w:val="FA7B2DA1"/>
    <w:rsid w:val="FA976163"/>
    <w:rsid w:val="FADBE867"/>
    <w:rsid w:val="FAECE668"/>
    <w:rsid w:val="FAFD30CC"/>
    <w:rsid w:val="FAFF5391"/>
    <w:rsid w:val="FB26E2C4"/>
    <w:rsid w:val="FB5DD28F"/>
    <w:rsid w:val="FB6B5B72"/>
    <w:rsid w:val="FB7B629B"/>
    <w:rsid w:val="FB7C6976"/>
    <w:rsid w:val="FBBD2EAE"/>
    <w:rsid w:val="FBBEF793"/>
    <w:rsid w:val="FBBF6516"/>
    <w:rsid w:val="FBDFBE60"/>
    <w:rsid w:val="FBDFD0BC"/>
    <w:rsid w:val="FBE61D78"/>
    <w:rsid w:val="FBEA6C6A"/>
    <w:rsid w:val="FBEBCC26"/>
    <w:rsid w:val="FBEEDADC"/>
    <w:rsid w:val="FBEFF783"/>
    <w:rsid w:val="FBF7B9BC"/>
    <w:rsid w:val="FCFD7958"/>
    <w:rsid w:val="FD3B2342"/>
    <w:rsid w:val="FD3F4699"/>
    <w:rsid w:val="FD5F63A0"/>
    <w:rsid w:val="FD6EAF9F"/>
    <w:rsid w:val="FD7E4296"/>
    <w:rsid w:val="FD7F9AA5"/>
    <w:rsid w:val="FD7FACF4"/>
    <w:rsid w:val="FD8CCCBE"/>
    <w:rsid w:val="FD9FD0F1"/>
    <w:rsid w:val="FDA61ADE"/>
    <w:rsid w:val="FDBF0030"/>
    <w:rsid w:val="FDD5F7E4"/>
    <w:rsid w:val="FDED08AE"/>
    <w:rsid w:val="FDF1B908"/>
    <w:rsid w:val="FDF518F9"/>
    <w:rsid w:val="FDF7898D"/>
    <w:rsid w:val="FDFB0F22"/>
    <w:rsid w:val="FDFD5A60"/>
    <w:rsid w:val="FDFD7060"/>
    <w:rsid w:val="FDFE0C0B"/>
    <w:rsid w:val="FE67B375"/>
    <w:rsid w:val="FE7D46D2"/>
    <w:rsid w:val="FE7F090F"/>
    <w:rsid w:val="FEAC0829"/>
    <w:rsid w:val="FEAE1E7E"/>
    <w:rsid w:val="FEBB72D8"/>
    <w:rsid w:val="FEBDF2F4"/>
    <w:rsid w:val="FECD8F89"/>
    <w:rsid w:val="FED7FA16"/>
    <w:rsid w:val="FEDA1386"/>
    <w:rsid w:val="FEDF7E64"/>
    <w:rsid w:val="FEE6E36B"/>
    <w:rsid w:val="FEEE45D6"/>
    <w:rsid w:val="FEF5F6A0"/>
    <w:rsid w:val="FEF67E72"/>
    <w:rsid w:val="FEF75B96"/>
    <w:rsid w:val="FEFDD7B5"/>
    <w:rsid w:val="FF1B397A"/>
    <w:rsid w:val="FF2FD07D"/>
    <w:rsid w:val="FF35A314"/>
    <w:rsid w:val="FF3E5141"/>
    <w:rsid w:val="FF3FF71A"/>
    <w:rsid w:val="FF4E1325"/>
    <w:rsid w:val="FF5CC828"/>
    <w:rsid w:val="FF653635"/>
    <w:rsid w:val="FF6550E8"/>
    <w:rsid w:val="FF66BD37"/>
    <w:rsid w:val="FF692F43"/>
    <w:rsid w:val="FF6F9E2D"/>
    <w:rsid w:val="FF77496E"/>
    <w:rsid w:val="FF7AF66F"/>
    <w:rsid w:val="FF7F8B1F"/>
    <w:rsid w:val="FF7F8BA0"/>
    <w:rsid w:val="FF99272C"/>
    <w:rsid w:val="FFA7E0F8"/>
    <w:rsid w:val="FFAD45B3"/>
    <w:rsid w:val="FFAFBDD4"/>
    <w:rsid w:val="FFB5E19B"/>
    <w:rsid w:val="FFBC19E7"/>
    <w:rsid w:val="FFBD6C23"/>
    <w:rsid w:val="FFBD8DE9"/>
    <w:rsid w:val="FFBDE63C"/>
    <w:rsid w:val="FFBEDE3A"/>
    <w:rsid w:val="FFBEDEFD"/>
    <w:rsid w:val="FFBF6966"/>
    <w:rsid w:val="FFBFCC22"/>
    <w:rsid w:val="FFC52A19"/>
    <w:rsid w:val="FFC5E785"/>
    <w:rsid w:val="FFC783DB"/>
    <w:rsid w:val="FFCF4715"/>
    <w:rsid w:val="FFD73AD9"/>
    <w:rsid w:val="FFD9170A"/>
    <w:rsid w:val="FFDA4995"/>
    <w:rsid w:val="FFDB53B9"/>
    <w:rsid w:val="FFDBF001"/>
    <w:rsid w:val="FFDC15B8"/>
    <w:rsid w:val="FFDCDDF1"/>
    <w:rsid w:val="FFDF3E48"/>
    <w:rsid w:val="FFDF5853"/>
    <w:rsid w:val="FFDFCED6"/>
    <w:rsid w:val="FFEA726F"/>
    <w:rsid w:val="FFEE3B89"/>
    <w:rsid w:val="FFEEBC8C"/>
    <w:rsid w:val="FFEFB580"/>
    <w:rsid w:val="FFF2A706"/>
    <w:rsid w:val="FFF396D6"/>
    <w:rsid w:val="FFF4B118"/>
    <w:rsid w:val="FFF5866F"/>
    <w:rsid w:val="FFF73DCD"/>
    <w:rsid w:val="FFF75B01"/>
    <w:rsid w:val="FFF78638"/>
    <w:rsid w:val="FFF78765"/>
    <w:rsid w:val="FFF79DBF"/>
    <w:rsid w:val="FFF7A807"/>
    <w:rsid w:val="FFF7C03D"/>
    <w:rsid w:val="FFF7FAD9"/>
    <w:rsid w:val="FFF927A4"/>
    <w:rsid w:val="FFFB0400"/>
    <w:rsid w:val="FFFCE70C"/>
    <w:rsid w:val="FFFDED46"/>
    <w:rsid w:val="FFFE865A"/>
    <w:rsid w:val="FFFEA242"/>
    <w:rsid w:val="FFFEC1D2"/>
    <w:rsid w:val="FFFF07F5"/>
    <w:rsid w:val="FFFF2229"/>
    <w:rsid w:val="FFFF2613"/>
    <w:rsid w:val="FFFF2DB1"/>
    <w:rsid w:val="FFFF31CE"/>
    <w:rsid w:val="FFFF8983"/>
    <w:rsid w:val="FFFF9098"/>
    <w:rsid w:val="FFFF95D0"/>
    <w:rsid w:val="FFFFA870"/>
    <w:rsid w:val="FFFFD4C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after="64" w:line="320" w:lineRule="auto"/>
      <w:ind w:hanging="1296"/>
      <w:outlineLvl w:val="6"/>
    </w:pPr>
    <w:rPr>
      <w:b/>
      <w:bCs/>
      <w:szCs w:val="24"/>
    </w:rPr>
  </w:style>
  <w:style w:type="paragraph" w:styleId="9">
    <w:name w:val="heading 8"/>
    <w:basedOn w:val="1"/>
    <w:next w:val="1"/>
    <w:semiHidden/>
    <w:unhideWhenUsed/>
    <w:qFormat/>
    <w:uiPriority w:val="0"/>
    <w:pPr>
      <w:keepNext/>
      <w:keepLines/>
      <w:numPr>
        <w:ilvl w:val="7"/>
        <w:numId w:val="1"/>
      </w:numPr>
      <w:spacing w:before="240" w:after="64" w:line="320" w:lineRule="auto"/>
      <w:ind w:hanging="1440"/>
      <w:outlineLvl w:val="7"/>
    </w:pPr>
    <w:rPr>
      <w:rFonts w:ascii="Cambria" w:hAnsi="Cambria" w:eastAsia="宋体"/>
      <w:szCs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Saturday Sans Regular" w:hAnsi="Saturday Sans Regular" w:eastAsia="方正黑体_GBK"/>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toc 3"/>
    <w:basedOn w:val="1"/>
    <w:next w:val="1"/>
    <w:qFormat/>
    <w:uiPriority w:val="0"/>
    <w:pPr>
      <w:ind w:left="840" w:leftChars="400"/>
    </w:pPr>
  </w:style>
  <w:style w:type="paragraph" w:styleId="13">
    <w:name w:val="Balloon Text"/>
    <w:basedOn w:val="1"/>
    <w:link w:val="30"/>
    <w:qFormat/>
    <w:uiPriority w:val="0"/>
    <w:rPr>
      <w:rFonts w:ascii="宋体" w:eastAsia="宋体"/>
      <w:sz w:val="18"/>
      <w:szCs w:val="18"/>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table" w:styleId="20">
    <w:name w:val="Table Grid"/>
    <w:basedOn w:val="19"/>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2">
    <w:name w:val="FollowedHyperlink"/>
    <w:basedOn w:val="21"/>
    <w:qFormat/>
    <w:uiPriority w:val="0"/>
    <w:rPr>
      <w:color w:val="800080"/>
      <w:u w:val="single"/>
    </w:rPr>
  </w:style>
  <w:style w:type="character" w:styleId="23">
    <w:name w:val="Hyperlink"/>
    <w:basedOn w:val="21"/>
    <w:unhideWhenUsed/>
    <w:qFormat/>
    <w:uiPriority w:val="99"/>
    <w:rPr>
      <w:color w:val="0000FF" w:themeColor="hyperlink"/>
      <w:u w:val="single"/>
      <w14:textFill>
        <w14:solidFill>
          <w14:schemeClr w14:val="hlink"/>
        </w14:solidFill>
      </w14:textFill>
    </w:rPr>
  </w:style>
  <w:style w:type="character" w:styleId="24">
    <w:name w:val="annotation reference"/>
    <w:qFormat/>
    <w:uiPriority w:val="0"/>
    <w:rPr>
      <w:sz w:val="21"/>
      <w:szCs w:val="21"/>
    </w:rPr>
  </w:style>
  <w:style w:type="paragraph" w:customStyle="1" w:styleId="25">
    <w:name w:val="列出段落1"/>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color w:val="000000"/>
      <w:kern w:val="2"/>
      <w:sz w:val="24"/>
      <w:szCs w:val="24"/>
      <w:lang w:val="en-US" w:eastAsia="zh-CN" w:bidi="ar"/>
    </w:rPr>
  </w:style>
  <w:style w:type="paragraph" w:customStyle="1" w:styleId="26">
    <w:name w:val="Table_Sm_Heading"/>
    <w:basedOn w:val="1"/>
    <w:qFormat/>
    <w:uiPriority w:val="0"/>
    <w:pPr>
      <w:keepNext/>
      <w:keepLines/>
      <w:widowControl/>
      <w:suppressLineNumbers w:val="0"/>
      <w:spacing w:before="60" w:beforeAutospacing="0" w:after="40" w:afterAutospacing="0"/>
      <w:jc w:val="left"/>
    </w:pPr>
    <w:rPr>
      <w:rFonts w:hint="default" w:ascii="Arial" w:hAnsi="Arial" w:eastAsia="宋体" w:cs="Times New Roman"/>
      <w:b/>
      <w:color w:val="auto"/>
      <w:kern w:val="0"/>
      <w:sz w:val="16"/>
      <w:szCs w:val="16"/>
      <w:lang w:val="en-US" w:eastAsia="zh-CN" w:bidi="ar"/>
    </w:rPr>
  </w:style>
  <w:style w:type="paragraph" w:customStyle="1" w:styleId="27">
    <w:name w:val="Table_Medium"/>
    <w:basedOn w:val="1"/>
    <w:qFormat/>
    <w:uiPriority w:val="0"/>
    <w:pPr>
      <w:keepNext w:val="0"/>
      <w:keepLines w:val="0"/>
      <w:widowControl/>
      <w:suppressLineNumbers w:val="0"/>
      <w:spacing w:before="40" w:beforeAutospacing="0" w:after="40" w:afterAutospacing="0"/>
      <w:jc w:val="left"/>
    </w:pPr>
    <w:rPr>
      <w:rFonts w:hint="default" w:ascii="Arial" w:hAnsi="Arial" w:eastAsia="宋体" w:cs="Times New Roman"/>
      <w:color w:val="auto"/>
      <w:kern w:val="0"/>
      <w:sz w:val="18"/>
      <w:szCs w:val="18"/>
      <w:lang w:val="en-US" w:eastAsia="zh-CN" w:bidi="ar"/>
    </w:rPr>
  </w:style>
  <w:style w:type="character" w:customStyle="1" w:styleId="28">
    <w:name w:val="15"/>
    <w:qFormat/>
    <w:uiPriority w:val="0"/>
    <w:rPr>
      <w:rFonts w:hint="default" w:ascii="Times New Roman" w:hAnsi="Times New Roman" w:cs="Times New Roman"/>
    </w:rPr>
  </w:style>
  <w:style w:type="character" w:customStyle="1" w:styleId="29">
    <w:name w:val="10"/>
    <w:qFormat/>
    <w:uiPriority w:val="0"/>
    <w:rPr>
      <w:rFonts w:hint="default" w:ascii="Times New Roman" w:hAnsi="Times New Roman" w:cs="Times New Roman"/>
    </w:rPr>
  </w:style>
  <w:style w:type="character" w:customStyle="1" w:styleId="30">
    <w:name w:val="批注框文本字符"/>
    <w:link w:val="13"/>
    <w:qFormat/>
    <w:uiPriority w:val="0"/>
    <w:rPr>
      <w:rFonts w:ascii="宋体" w:eastAsia="宋体"/>
      <w:sz w:val="18"/>
      <w:szCs w:val="18"/>
    </w:rPr>
  </w:style>
  <w:style w:type="paragraph" w:customStyle="1" w:styleId="31">
    <w:name w:val="8级 表格"/>
    <w:basedOn w:val="1"/>
    <w:qFormat/>
    <w:uiPriority w:val="0"/>
    <w:pPr>
      <w:spacing w:before="25" w:beforeLines="25" w:after="25" w:afterLines="25"/>
    </w:pPr>
    <w:rPr>
      <w:rFonts w:ascii="Times New Roman" w:hAnsi="Times New Roman" w:eastAsia="宋体" w:cs="Times New Roman"/>
    </w:rPr>
  </w:style>
  <w:style w:type="table" w:customStyle="1" w:styleId="32">
    <w:name w:val="浅色列表1"/>
    <w:basedOn w:val="19"/>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paragraph" w:customStyle="1" w:styleId="33">
    <w:name w:val="WPSOffice手动目录 1"/>
    <w:qFormat/>
    <w:uiPriority w:val="0"/>
    <w:pPr>
      <w:ind w:leftChars="0"/>
    </w:pPr>
    <w:rPr>
      <w:rFonts w:asciiTheme="minorHAnsi" w:hAnsiTheme="minorHAnsi" w:eastAsiaTheme="minorEastAsia" w:cstheme="minorBidi"/>
      <w:sz w:val="20"/>
      <w:szCs w:val="20"/>
    </w:rPr>
  </w:style>
  <w:style w:type="paragraph" w:styleId="34">
    <w:name w:val="List Paragraph"/>
    <w:basedOn w:val="1"/>
    <w:qFormat/>
    <w:uiPriority w:val="34"/>
    <w:pPr>
      <w:spacing w:line="360" w:lineRule="auto"/>
      <w:ind w:firstLine="420" w:firstLineChars="200"/>
    </w:pPr>
    <w:rPr>
      <w:rFonts w:ascii="宋体" w:hAnsi="宋体" w:cs="宋体"/>
      <w:sz w:val="24"/>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character" w:customStyle="1" w:styleId="36">
    <w:name w:val="font31"/>
    <w:basedOn w:val="21"/>
    <w:qFormat/>
    <w:uiPriority w:val="0"/>
    <w:rPr>
      <w:rFonts w:hint="eastAsia" w:ascii="宋体" w:hAnsi="宋体" w:eastAsia="宋体" w:cs="宋体"/>
      <w:color w:val="000000"/>
      <w:sz w:val="36"/>
      <w:szCs w:val="36"/>
      <w:u w:val="none"/>
    </w:rPr>
  </w:style>
  <w:style w:type="character" w:customStyle="1" w:styleId="37">
    <w:name w:val="font41"/>
    <w:basedOn w:val="21"/>
    <w:qFormat/>
    <w:uiPriority w:val="0"/>
    <w:rPr>
      <w:rFonts w:hint="default" w:ascii="Helvetica LT Pro" w:hAnsi="Helvetica LT Pro" w:eastAsia="Helvetica LT Pro" w:cs="Helvetica LT Pro"/>
      <w:color w:val="000000"/>
      <w:sz w:val="36"/>
      <w:szCs w:val="36"/>
      <w:u w:val="none"/>
    </w:rPr>
  </w:style>
  <w:style w:type="character" w:customStyle="1" w:styleId="38">
    <w:name w:val="font51"/>
    <w:basedOn w:val="21"/>
    <w:qFormat/>
    <w:uiPriority w:val="0"/>
    <w:rPr>
      <w:rFonts w:ascii="微软雅黑" w:hAnsi="微软雅黑" w:eastAsia="微软雅黑" w:cs="微软雅黑"/>
      <w:color w:val="000000"/>
      <w:sz w:val="36"/>
      <w:szCs w:val="36"/>
      <w:u w:val="none"/>
    </w:rPr>
  </w:style>
  <w:style w:type="character" w:customStyle="1" w:styleId="39">
    <w:name w:val="font11"/>
    <w:basedOn w:val="21"/>
    <w:qFormat/>
    <w:uiPriority w:val="0"/>
    <w:rPr>
      <w:rFonts w:hint="eastAsia" w:ascii="微软雅黑" w:hAnsi="微软雅黑" w:eastAsia="微软雅黑" w:cs="微软雅黑"/>
      <w:color w:val="333333"/>
      <w:sz w:val="36"/>
      <w:szCs w:val="36"/>
      <w:u w:val="none"/>
    </w:rPr>
  </w:style>
  <w:style w:type="paragraph" w:customStyle="1" w:styleId="40">
    <w:name w:val="文档日期"/>
    <w:basedOn w:val="41"/>
    <w:qFormat/>
    <w:uiPriority w:val="0"/>
    <w:pPr>
      <w:spacing w:before="312" w:after="312" w:line="360" w:lineRule="auto"/>
    </w:pPr>
    <w:rPr>
      <w:rFonts w:ascii="宋体" w:hAnsi="宋体"/>
      <w:sz w:val="30"/>
    </w:rPr>
  </w:style>
  <w:style w:type="paragraph" w:customStyle="1" w:styleId="41">
    <w:name w:val="图片格式"/>
    <w:basedOn w:val="1"/>
    <w:qFormat/>
    <w:uiPriority w:val="0"/>
    <w:pPr>
      <w:widowControl w:val="0"/>
      <w:jc w:val="center"/>
    </w:pPr>
    <w:rPr>
      <w:rFonts w:ascii="Calibri" w:hAnsi="Calibri"/>
      <w:kern w:val="2"/>
      <w:sz w:val="21"/>
      <w:szCs w:val="20"/>
    </w:rPr>
  </w:style>
  <w:style w:type="character" w:customStyle="1" w:styleId="42">
    <w:name w:val="font21"/>
    <w:basedOn w:val="21"/>
    <w:qFormat/>
    <w:uiPriority w:val="0"/>
    <w:rPr>
      <w:rFonts w:ascii="Calibri" w:hAnsi="Calibri" w:cs="Calibri"/>
      <w:color w:val="000000"/>
      <w:sz w:val="21"/>
      <w:szCs w:val="21"/>
      <w:u w:val="none"/>
    </w:rPr>
  </w:style>
  <w:style w:type="paragraph" w:customStyle="1" w:styleId="43">
    <w:name w:val="列出段落11"/>
    <w:basedOn w:val="1"/>
    <w:qFormat/>
    <w:uiPriority w:val="0"/>
    <w:pPr>
      <w:keepNext w:val="0"/>
      <w:keepLines w:val="0"/>
      <w:widowControl w:val="0"/>
      <w:suppressLineNumbers w:val="0"/>
      <w:spacing w:after="160" w:afterAutospacing="0" w:line="276" w:lineRule="auto"/>
      <w:ind w:firstLine="420" w:firstLineChars="200"/>
      <w:jc w:val="both"/>
    </w:pPr>
    <w:rPr>
      <w:rFonts w:hint="default" w:ascii="Times New Roman" w:hAnsi="Times New Roman" w:eastAsia="宋体"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50" Type="http://schemas.microsoft.com/office/2011/relationships/people" Target="people.xml"/><Relationship Id="rId349" Type="http://schemas.openxmlformats.org/officeDocument/2006/relationships/fontTable" Target="fontTable.xml"/><Relationship Id="rId348" Type="http://schemas.openxmlformats.org/officeDocument/2006/relationships/customXml" Target="../customXml/item2.xml"/><Relationship Id="rId347" Type="http://schemas.openxmlformats.org/officeDocument/2006/relationships/numbering" Target="numbering.xml"/><Relationship Id="rId346" Type="http://schemas.openxmlformats.org/officeDocument/2006/relationships/customXml" Target="../customXml/item1.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b811b9c4-9c4a-46f7-ad75-5fa5b7b9445b</errorID>
      <errorWord>2024年09月</errorWord>
      <group>L1_Knowledge</group>
      <groupName>知识性问题</groupName>
      <ability>L2_Time</ability>
      <abilityName>日期时间</abilityName>
      <candidateList>
        <item>2024年9月</item>
      </candidateList>
      <explain>根据日常书写习惯，月份一般会省略前导零。</explain>
      <paraID>4B1D2899</paraID>
      <start>0</start>
      <end>7</end>
      <status>modified</status>
      <modifiedWord>2024年9月</modifiedWord>
      <trackRevisions>false</trackRevisions>
    </reviewItem>
    <reviewItem>
      <errorID>28de3657-e066-46da-9315-c1188a939e51</errorID>
      <errorWord>，</errorWord>
      <group>L1_Word</group>
      <groupName>字词问题</groupName>
      <ability>L2_Typo</ability>
      <abilityName>字词错误</abilityName>
      <candidateList>
        <item>，以</item>
      </candidateList>
      <explain/>
      <paraID>12428FC6</paraID>
      <start>22</start>
      <end>24</end>
      <status>modified</status>
      <modifiedWord>，以</modifiedWord>
      <trackRevisions>false</trackRevisions>
    </reviewItem>
    <reviewItem>
      <errorID>0e4abbb8-a7b7-4815-8c2b-9b2c1a3acc24</errorID>
      <errorWord>-</errorWord>
      <group>L1_Format</group>
      <groupName>格式问题</groupName>
      <ability>L2_HalfPunc_CN</ability>
      <abilityName>全半角问题</abilityName>
      <candidateList>
        <item>－</item>
      </candidateList>
      <explain>文本全半角错误。</explain>
      <paraID> 92052D1</paraID>
      <start>2</start>
      <end>3</end>
      <status>modified</status>
      <modifiedWord>－</modifiedWord>
      <trackRevisions>false</trackRevisions>
    </reviewItem>
    <reviewItem>
      <errorID>148ef315-ffb2-4475-8283-815e563252e3</errorID>
      <errorWord>:</errorWord>
      <group>L1_Format</group>
      <groupName>格式问题</groupName>
      <ability>L2_HalfPunc_CN</ability>
      <abilityName>全半角问题</abilityName>
      <candidateList>
        <item>：</item>
      </candidateList>
      <explain>文本全半角错误。</explain>
      <paraID>74C5BF76</paraID>
      <start>4</start>
      <end>5</end>
      <status>modified</status>
      <modifiedWord>：</modifiedWord>
      <trackRevisions>false</trackRevisions>
    </reviewItem>
    <reviewItem>
      <errorID>773c0849-3395-41ce-9346-158e13447744</errorID>
      <errorWord>:</errorWord>
      <group>L1_Format</group>
      <groupName>格式问题</groupName>
      <ability>L2_HalfPunc_CN</ability>
      <abilityName>全半角问题</abilityName>
      <candidateList>
        <item>：</item>
      </candidateList>
      <explain>文本全半角错误。</explain>
      <paraID>30E0A9E6</paraID>
      <start>4</start>
      <end>5</end>
      <status>modified</status>
      <modifiedWord>：</modifiedWord>
      <trackRevisions>false</trackRevisions>
    </reviewItem>
    <reviewItem>
      <errorID>0041b74f-e5d9-45fa-8be5-96d3cc713eb9</errorID>
      <errorWord>:</errorWord>
      <group>L1_Format</group>
      <groupName>格式问题</groupName>
      <ability>L2_HalfPunc_CN</ability>
      <abilityName>全半角问题</abilityName>
      <candidateList>
        <item>：</item>
      </candidateList>
      <explain>文本全半角错误。</explain>
      <paraID>39416539</paraID>
      <start>6</start>
      <end>7</end>
      <status>modified</status>
      <modifiedWord>：</modifiedWord>
      <trackRevisions>false</trackRevisions>
    </reviewItem>
    <reviewItem>
      <errorID>1facc935-60ca-472f-a475-89dfb279af37</errorID>
      <errorWord>-</errorWord>
      <group>L1_Format</group>
      <groupName>格式问题</groupName>
      <ability>L2_HalfPunc_CN</ability>
      <abilityName>全半角问题</abilityName>
      <candidateList>
        <item>－</item>
      </candidateList>
      <explain>文本全半角错误。</explain>
      <paraID> 66BA698</paraID>
      <start>4</start>
      <end>5</end>
      <status>modified</status>
      <modifiedWord>－</modifiedWord>
      <trackRevisions>false</trackRevisions>
    </reviewItem>
    <reviewItem>
      <errorID>2e0b6689-bd6b-42a7-8167-5e773e43a83e</errorID>
      <errorWord>-</errorWord>
      <group>L1_Format</group>
      <groupName>格式问题</groupName>
      <ability>L2_HalfPunc_CN</ability>
      <abilityName>全半角问题</abilityName>
      <candidateList>
        <item>－</item>
      </candidateList>
      <explain>文本全半角错误。</explain>
      <paraID>1B4E8A2F</paraID>
      <start>4</start>
      <end>5</end>
      <status>modified</status>
      <modifiedWord>－</modifiedWord>
      <trackRevisions>false</trackRevisions>
    </reviewItem>
    <reviewItem>
      <errorID>f3d983af-94a2-407b-8220-41c8d17ae61d</errorID>
      <errorWord>-</errorWord>
      <group>L1_Format</group>
      <groupName>格式问题</groupName>
      <ability>L2_HalfPunc_CN</ability>
      <abilityName>全半角问题</abilityName>
      <candidateList>
        <item>－</item>
      </candidateList>
      <explain>文本全半角错误。</explain>
      <paraID>63BD8FBD</paraID>
      <start>2</start>
      <end>3</end>
      <status>modified</status>
      <modifiedWord>－</modifiedWord>
      <trackRevisions>false</trackRevisions>
    </reviewItem>
    <reviewItem>
      <errorID>41aba0f2-1e69-42e9-a178-ff2e7fd37a8f</errorID>
      <errorWord>:</errorWord>
      <group>L1_Format</group>
      <groupName>格式问题</groupName>
      <ability>L2_HalfPunc_CN</ability>
      <abilityName>全半角问题</abilityName>
      <candidateList>
        <item>：</item>
      </candidateList>
      <explain>文本全半角错误。</explain>
      <paraID>296601DE</paraID>
      <start>4</start>
      <end>5</end>
      <status>modified</status>
      <modifiedWord>：</modifiedWord>
      <trackRevisions>false</trackRevisions>
    </reviewItem>
    <reviewItem>
      <errorID>32009d59-7e50-48cb-a763-405fea28acc6</errorID>
      <errorWord>:</errorWord>
      <group>L1_Format</group>
      <groupName>格式问题</groupName>
      <ability>L2_HalfPunc_CN</ability>
      <abilityName>全半角问题</abilityName>
      <candidateList>
        <item>：</item>
      </candidateList>
      <explain>文本全半角错误。</explain>
      <paraID>5CF4E09D</paraID>
      <start>4</start>
      <end>5</end>
      <status>modified</status>
      <modifiedWord>：</modifiedWord>
      <trackRevisions>false</trackRevisions>
    </reviewItem>
    <reviewItem>
      <errorID>c2bc95ab-3e14-4c78-8350-6e7d605d3868</errorID>
      <errorWord>:</errorWord>
      <group>L1_Format</group>
      <groupName>格式问题</groupName>
      <ability>L2_HalfPunc_CN</ability>
      <abilityName>全半角问题</abilityName>
      <candidateList>
        <item>：</item>
      </candidateList>
      <explain>文本全半角错误。</explain>
      <paraID>3614C15D</paraID>
      <start>6</start>
      <end>7</end>
      <status>modified</status>
      <modifiedWord>：</modifiedWord>
      <trackRevisions>false</trackRevisions>
    </reviewItem>
    <reviewItem>
      <errorID>dc456dde-efea-4d47-967f-36baf4d58a95</errorID>
      <errorWord>-</errorWord>
      <group>L1_Format</group>
      <groupName>格式问题</groupName>
      <ability>L2_HalfPunc_CN</ability>
      <abilityName>全半角问题</abilityName>
      <candidateList>
        <item>－</item>
      </candidateList>
      <explain>文本全半角错误。</explain>
      <paraID>3557833B</paraID>
      <start>2</start>
      <end>3</end>
      <status>modified</status>
      <modifiedWord>－</modifiedWord>
      <trackRevisions>false</trackRevisions>
    </reviewItem>
    <reviewItem>
      <errorID>21e93309-5151-4d52-a590-7d9dc48475a9</errorID>
      <errorWord>:</errorWord>
      <group>L1_Format</group>
      <groupName>格式问题</groupName>
      <ability>L2_HalfPunc_CN</ability>
      <abilityName>全半角问题</abilityName>
      <candidateList>
        <item>：</item>
      </candidateList>
      <explain>文本全半角错误。</explain>
      <paraID>771E9618</paraID>
      <start>4</start>
      <end>5</end>
      <status>modified</status>
      <modifiedWord>：</modifiedWord>
      <trackRevisions>false</trackRevisions>
    </reviewItem>
    <reviewItem>
      <errorID>f21fb4f2-b4ce-4c40-8d61-eb097e832ad0</errorID>
      <errorWord>:</errorWord>
      <group>L1_Format</group>
      <groupName>格式问题</groupName>
      <ability>L2_HalfPunc_CN</ability>
      <abilityName>全半角问题</abilityName>
      <candidateList>
        <item>：</item>
      </candidateList>
      <explain>文本全半角错误。</explain>
      <paraID>4604F8BF</paraID>
      <start>4</start>
      <end>5</end>
      <status>modified</status>
      <modifiedWord>：</modifiedWord>
      <trackRevisions>false</trackRevisions>
    </reviewItem>
    <reviewItem>
      <errorID>ad7f5c86-313b-4328-a9ea-a362480bc856</errorID>
      <errorWord>:</errorWord>
      <group>L1_Format</group>
      <groupName>格式问题</groupName>
      <ability>L2_HalfPunc_CN</ability>
      <abilityName>全半角问题</abilityName>
      <candidateList>
        <item>：</item>
      </candidateList>
      <explain>文本全半角错误。</explain>
      <paraID>7D21DC3C</paraID>
      <start>4</start>
      <end>5</end>
      <status>modified</status>
      <modifiedWord>：</modifiedWord>
      <trackRevisions>false</trackRevisions>
    </reviewItem>
    <reviewItem>
      <errorID>d0cb08df-78f2-4353-b638-730c11cb3c2e</errorID>
      <errorWord>-</errorWord>
      <group>L1_Format</group>
      <groupName>格式问题</groupName>
      <ability>L2_HalfPunc_CN</ability>
      <abilityName>全半角问题</abilityName>
      <candidateList>
        <item>－</item>
      </candidateList>
      <explain>文本全半角错误。</explain>
      <paraID>62E1F00A</paraID>
      <start>2</start>
      <end>3</end>
      <status>modified</status>
      <modifiedWord>－</modifiedWord>
      <trackRevisions>false</trackRevisions>
    </reviewItem>
    <reviewItem>
      <errorID>8091e011-6960-4656-a8f9-acb7372ad836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19AC38F5</paraID>
      <start>0</start>
      <end>2</end>
      <status>modified</status>
      <modifiedWord>1.</modifiedWord>
      <trackRevisions>false</trackRevisions>
    </reviewItem>
    <reviewItem>
      <errorID>0b4b483c-68e3-4401-bdb3-fef8337b72a5</errorID>
      <errorWord>:</errorWord>
      <group>L1_Format</group>
      <groupName>格式问题</groupName>
      <ability>L2_HalfPunc_CN</ability>
      <abilityName>全半角问题</abilityName>
      <candidateList>
        <item>：</item>
      </candidateList>
      <explain>文本全半角错误。</explain>
      <paraID>292E9603</paraID>
      <start>4</start>
      <end>5</end>
      <status>modified</status>
      <modifiedWord>：</modifiedWord>
      <trackRevisions>false</trackRevisions>
    </reviewItem>
    <reviewItem>
      <errorID>354f64c3-5559-401e-9f76-fd9f6e886b87</errorID>
      <errorWord>:</errorWord>
      <group>L1_Format</group>
      <groupName>格式问题</groupName>
      <ability>L2_HalfPunc_CN</ability>
      <abilityName>全半角问题</abilityName>
      <candidateList>
        <item>：</item>
      </candidateList>
      <explain>文本全半角错误。</explain>
      <paraID>6B1B9784</paraID>
      <start>4</start>
      <end>5</end>
      <status>modified</status>
      <modifiedWord>：</modifiedWord>
      <trackRevisions>false</trackRevisions>
    </reviewItem>
    <reviewItem>
      <errorID>0ebc2826-4a64-4f69-99e8-9940ca3c6afc</errorID>
      <errorWord>:</errorWord>
      <group>L1_Format</group>
      <groupName>格式问题</groupName>
      <ability>L2_HalfPunc_CN</ability>
      <abilityName>全半角问题</abilityName>
      <candidateList>
        <item>：</item>
      </candidateList>
      <explain>文本全半角错误。</explain>
      <paraID>780CA17C</paraID>
      <start>6</start>
      <end>7</end>
      <status>modified</status>
      <modifiedWord>：</modifiedWord>
      <trackRevisions>false</trackRevisions>
    </reviewItem>
    <reviewItem>
      <errorID>745ee986-3ffb-450b-8464-7c0740b0156e</errorID>
      <errorWord>-</errorWord>
      <group>L1_Format</group>
      <groupName>格式问题</groupName>
      <ability>L2_HalfPunc_CN</ability>
      <abilityName>全半角问题</abilityName>
      <candidateList>
        <item>－</item>
      </candidateList>
      <explain>文本全半角错误。</explain>
      <paraID>5266FA58</paraID>
      <start>2</start>
      <end>3</end>
      <status>modified</status>
      <modifiedWord>－</modifiedWord>
      <trackRevisions>false</trackRevisions>
    </reviewItem>
    <reviewItem>
      <errorID>f8f7bd26-e880-4b37-8962-4e108e148e68</errorID>
      <errorWord>:</errorWord>
      <group>L1_Format</group>
      <groupName>格式问题</groupName>
      <ability>L2_HalfPunc_CN</ability>
      <abilityName>全半角问题</abilityName>
      <candidateList>
        <item>：</item>
      </candidateList>
      <explain>文本全半角错误。</explain>
      <paraID>2E0A70C9</paraID>
      <start>4</start>
      <end>5</end>
      <status>modified</status>
      <modifiedWord>：</modifiedWord>
      <trackRevisions>false</trackRevisions>
    </reviewItem>
    <reviewItem>
      <errorID>712a44a8-9071-4c01-9255-7a9ed3d7b1e3</errorID>
      <errorWord>:</errorWord>
      <group>L1_Format</group>
      <groupName>格式问题</groupName>
      <ability>L2_HalfPunc_CN</ability>
      <abilityName>全半角问题</abilityName>
      <candidateList>
        <item>：</item>
      </candidateList>
      <explain>文本全半角错误。</explain>
      <paraID>5C8EACE1</paraID>
      <start>4</start>
      <end>5</end>
      <status>modified</status>
      <modifiedWord>：</modifiedWord>
      <trackRevisions>false</trackRevisions>
    </reviewItem>
    <reviewItem>
      <errorID>79493c03-ee11-4aca-8301-99c8df369803</errorID>
      <errorWord>:</errorWord>
      <group>L1_Format</group>
      <groupName>格式问题</groupName>
      <ability>L2_HalfPunc_CN</ability>
      <abilityName>全半角问题</abilityName>
      <candidateList>
        <item>：</item>
      </candidateList>
      <explain>文本全半角错误。</explain>
      <paraID>47A90668</paraID>
      <start>6</start>
      <end>7</end>
      <status>modified</status>
      <modifiedWord>：</modifiedWord>
      <trackRevisions>false</trackRevisions>
    </reviewItem>
    <reviewItem>
      <errorID>2ee4f674-8901-486f-9e19-abb45e340242</errorID>
      <errorWord>:</errorWord>
      <group>L1_Format</group>
      <groupName>格式问题</groupName>
      <ability>L2_HalfPunc_CN</ability>
      <abilityName>全半角问题</abilityName>
      <candidateList>
        <item>：</item>
      </candidateList>
      <explain>文本全半角错误。</explain>
      <paraID>2AA264EB</paraID>
      <start>4</start>
      <end>5</end>
      <status>modified</status>
      <modifiedWord>：</modifiedWord>
      <trackRevisions>false</trackRevisions>
    </reviewItem>
    <reviewItem>
      <errorID>865edf51-59b0-45a3-b57c-813514db601b</errorID>
      <errorWord>-</errorWord>
      <group>L1_Format</group>
      <groupName>格式问题</groupName>
      <ability>L2_HalfPunc_CN</ability>
      <abilityName>全半角问题</abilityName>
      <candidateList>
        <item>－</item>
      </candidateList>
      <explain>文本全半角错误。</explain>
      <paraID>6A7CB5E0</paraID>
      <start>4</start>
      <end>5</end>
      <status>modified</status>
      <modifiedWord>－</modifiedWord>
      <trackRevisions>false</trackRevisions>
    </reviewItem>
    <reviewItem>
      <errorID>6450a771-0bfd-4254-8cae-2a6190368d32</errorID>
      <errorWord>-</errorWord>
      <group>L1_Format</group>
      <groupName>格式问题</groupName>
      <ability>L2_HalfPunc_CN</ability>
      <abilityName>全半角问题</abilityName>
      <candidateList>
        <item>－</item>
      </candidateList>
      <explain>文本全半角错误。</explain>
      <paraID>3C3D1782</paraID>
      <start>7</start>
      <end>8</end>
      <status>modified</status>
      <modifiedWord>－</modifiedWord>
      <trackRevisions>false</trackRevisions>
    </reviewItem>
    <reviewItem>
      <errorID>cc8b17d0-75fd-4526-9fee-2653930da97c</errorID>
      <errorWord>责</errorWord>
      <group>L1_Word</group>
      <groupName>字词问题</groupName>
      <ability>L2_Typo</ability>
      <abilityName>字词错误</abilityName>
      <candidateList>
        <item>责人</item>
      </candidateList>
      <explain/>
      <paraID>3C3D1782</paraID>
      <start>13</start>
      <end>15</end>
      <status>modified</status>
      <modifiedWord>责人</modifiedWord>
      <trackRevisions>false</trackRevisions>
    </reviewItem>
    <reviewItem>
      <errorID>14a96c7a-cbf0-4920-a4f5-52f2f7fc71f3</errorID>
      <errorWord>-</errorWord>
      <group>L1_Format</group>
      <groupName>格式问题</groupName>
      <ability>L2_HalfPunc_CN</ability>
      <abilityName>全半角问题</abilityName>
      <candidateList>
        <item>－</item>
      </candidateList>
      <explain>文本全半角错误。</explain>
      <paraID>50426170</paraID>
      <start>6</start>
      <end>7</end>
      <status>modified</status>
      <modifiedWord>－</modifiedWord>
      <trackRevisions>false</trackRevisions>
    </reviewItem>
    <reviewItem>
      <errorID>7cf4515a-99f0-4d84-ae2c-5ce658669760</errorID>
      <errorWord>-</errorWord>
      <group>L1_Format</group>
      <groupName>格式问题</groupName>
      <ability>L2_HalfPunc_CN</ability>
      <abilityName>全半角问题</abilityName>
      <candidateList>
        <item>－</item>
      </candidateList>
      <explain>文本全半角错误。</explain>
      <paraID> 3558984</paraID>
      <start>6</start>
      <end>7</end>
      <status>modified</status>
      <modifiedWord>－</modifiedWord>
      <trackRevisions>false</trackRevisions>
    </reviewItem>
    <reviewItem>
      <errorID>42c40874-c607-44e6-9ba0-6c6999f80ac1</errorID>
      <errorWord>:</errorWord>
      <group>L1_Format</group>
      <groupName>格式问题</groupName>
      <ability>L2_HalfPunc_CN</ability>
      <abilityName>全半角问题</abilityName>
      <candidateList>
        <item>：</item>
      </candidateList>
      <explain>文本全半角错误。</explain>
      <paraID>2A6F3D81</paraID>
      <start>4</start>
      <end>5</end>
      <status>modified</status>
      <modifiedWord>：</modifiedWord>
      <trackRevisions>false</trackRevisions>
    </reviewItem>
    <reviewItem>
      <errorID>319a3da4-cf76-4a52-bea7-5f8927cd2525</errorID>
      <errorWord>-</errorWord>
      <group>L1_Format</group>
      <groupName>格式问题</groupName>
      <ability>L2_HalfPunc_CN</ability>
      <abilityName>全半角问题</abilityName>
      <candidateList>
        <item>－</item>
      </candidateList>
      <explain>文本全半角错误。</explain>
      <paraID>3046C48D</paraID>
      <start>2</start>
      <end>3</end>
      <status>modified</status>
      <modifiedWord>－</modifiedWord>
      <trackRevisions>false</trackRevisions>
    </reviewItem>
    <reviewItem>
      <errorID>154a551f-f7fe-4f9a-9870-306df0030535</errorID>
      <errorWord>-</errorWord>
      <group>L1_Format</group>
      <groupName>格式问题</groupName>
      <ability>L2_HalfPunc_CN</ability>
      <abilityName>全半角问题</abilityName>
      <candidateList>
        <item>－</item>
      </candidateList>
      <explain>文本全半角错误。</explain>
      <paraID>5FD6C017</paraID>
      <start>2</start>
      <end>3</end>
      <status>modified</status>
      <modifiedWord>－</modifiedWord>
      <trackRevisions>false</trackRevisions>
    </reviewItem>
    <reviewItem>
      <errorID>aa29a478-da02-4caa-899c-2b206d203718</errorID>
      <errorWord>-</errorWord>
      <group>L1_Format</group>
      <groupName>格式问题</groupName>
      <ability>L2_HalfPunc_CN</ability>
      <abilityName>全半角问题</abilityName>
      <candidateList>
        <item>－</item>
      </candidateList>
      <explain>文本全半角错误。</explain>
      <paraID>56EEEDC2</paraID>
      <start>2</start>
      <end>3</end>
      <status>modified</status>
      <modifiedWord>－</modifiedWord>
      <trackRevisions>false</trackRevisions>
    </reviewItem>
    <reviewItem>
      <errorID>593c3845-3057-4a85-920d-2b6651df9948</errorID>
      <errorWord>:</errorWord>
      <group>L1_Format</group>
      <groupName>格式问题</groupName>
      <ability>L2_HalfPunc_CN</ability>
      <abilityName>全半角问题</abilityName>
      <candidateList>
        <item>：</item>
      </candidateList>
      <explain>文本全半角错误。</explain>
      <paraID>334A6BA2</paraID>
      <start>6</start>
      <end>7</end>
      <status>modified</status>
      <modifiedWord>：</modifiedWord>
      <trackRevisions>false</trackRevisions>
    </reviewItem>
    <reviewItem>
      <errorID>66c41c72-8f72-4068-8398-d7037e519ef8</errorID>
      <errorWord>-</errorWord>
      <group>L1_Format</group>
      <groupName>格式问题</groupName>
      <ability>L2_HalfPunc_CN</ability>
      <abilityName>全半角问题</abilityName>
      <candidateList>
        <item>－</item>
      </candidateList>
      <explain>文本全半角错误。</explain>
      <paraID>3DC2DDEF</paraID>
      <start>4</start>
      <end>5</end>
      <status>modified</status>
      <modifiedWord>－</modifiedWord>
      <trackRevisions>false</trackRevisions>
    </reviewItem>
    <reviewItem>
      <errorID>0003554f-9a7d-42b3-9f22-a4602a25d360</errorID>
      <errorWord>-</errorWord>
      <group>L1_Format</group>
      <groupName>格式问题</groupName>
      <ability>L2_HalfPunc_CN</ability>
      <abilityName>全半角问题</abilityName>
      <candidateList>
        <item>－</item>
      </candidateList>
      <explain>文本全半角错误。</explain>
      <paraID>49415B26</paraID>
      <start>7</start>
      <end>8</end>
      <status>modified</status>
      <modifiedWord>－</modifiedWord>
      <trackRevisions>false</trackRevisions>
    </reviewItem>
    <reviewItem>
      <errorID>2161961d-4a9c-4aee-8648-c801eb2e7176</errorID>
      <errorWord>-</errorWord>
      <group>L1_Format</group>
      <groupName>格式问题</groupName>
      <ability>L2_HalfPunc_CN</ability>
      <abilityName>全半角问题</abilityName>
      <candidateList>
        <item>－</item>
      </candidateList>
      <explain>文本全半角错误。</explain>
      <paraID>237CE1F1</paraID>
      <start>6</start>
      <end>7</end>
      <status>modified</status>
      <modifiedWord>－</modifiedWord>
      <trackRevisions>false</trackRevisions>
    </reviewItem>
    <reviewItem>
      <errorID>c84ab288-252b-4f6a-9bda-ff4499023b5b</errorID>
      <errorWord>-</errorWord>
      <group>L1_Format</group>
      <groupName>格式问题</groupName>
      <ability>L2_HalfPunc_CN</ability>
      <abilityName>全半角问题</abilityName>
      <candidateList>
        <item>－</item>
      </candidateList>
      <explain>文本全半角错误。</explain>
      <paraID>473BC2B9</paraID>
      <start>6</start>
      <end>7</end>
      <status>modified</status>
      <modifiedWord>－</modifiedWord>
      <trackRevisions>false</trackRevisions>
    </reviewItem>
    <reviewItem>
      <errorID>e2a0624f-af6c-4655-bf80-0058f00b0f81</errorID>
      <errorWord>包</errorWord>
      <group>L1_Word</group>
      <groupName>字词问题</groupName>
      <ability>L2_Typo</ability>
      <abilityName>字词错误</abilityName>
      <candidateList>
        <item>包括</item>
      </candidateList>
      <explain/>
      <paraID>10A46DF6</paraID>
      <start>15</start>
      <end>17</end>
      <status>modified</status>
      <modifiedWord>包括</modifiedWord>
      <trackRevisions>false</trackRevisions>
    </reviewItem>
    <reviewItem>
      <errorID>a4a0d318-f517-4447-b0bc-e9ee4085e640</errorID>
      <errorWord>模版</errorWord>
      <group>L1_Word</group>
      <groupName>字词问题</groupName>
      <ability>L2_Typo</ability>
      <abilityName>字词错误</abilityName>
      <candidateList>
        <item>模板</item>
      </candidateList>
      <explain/>
      <paraID>7B95F184</paraID>
      <start>10</start>
      <end>12</end>
      <status>modified</status>
      <modifiedWord>模板</modifiedWord>
      <trackRevisions>false</trackRevisions>
    </reviewItem>
    <reviewItem>
      <errorID>fec01dd2-e08c-4bc6-bdc1-db81441ba98f</errorID>
      <errorWord>*</errorWord>
      <group>L1_Punc</group>
      <groupName>标点问题</groupName>
      <ability>L2_Punc_CN</ability>
      <abilityName>标点符号问题</abilityName>
      <candidateList/>
      <explain/>
      <paraID>2C058625</paraID>
      <start>0</start>
      <end>1</end>
      <status>unmodified</status>
      <modifiedWord/>
      <trackRevisions>false</trackRevisions>
    </reviewItem>
    <reviewItem>
      <errorID>c31a9b8a-6735-4d7d-ba04-c5310e77ea98</errorID>
      <errorWord>*</errorWord>
      <group>L1_Punc</group>
      <groupName>标点问题</groupName>
      <ability>L2_Punc_CN</ability>
      <abilityName>标点符号问题</abilityName>
      <candidateList/>
      <explain/>
      <paraID>6372AD1B</paraID>
      <start>0</start>
      <end>1</end>
      <status>unmodified</status>
      <modifiedWord/>
      <trackRevisions>false</trackRevisions>
    </reviewItem>
    <reviewItem>
      <errorID>22f7b2d1-d86a-47e6-b203-08be6347ac19</errorID>
      <errorWord>*</errorWord>
      <group>L1_Punc</group>
      <groupName>标点问题</groupName>
      <ability>L2_Punc_CN</ability>
      <abilityName>标点符号问题</abilityName>
      <candidateList/>
      <explain/>
      <paraID>4801897C</paraID>
      <start>0</start>
      <end>1</end>
      <status>unmodified</status>
      <modifiedWord/>
      <trackRevisions>false</trackRevisions>
    </reviewItem>
    <reviewItem>
      <errorID>e062d728-e76c-4619-8755-f704b49d6e52</errorID>
      <errorWord>*</errorWord>
      <group>L1_Punc</group>
      <groupName>标点问题</groupName>
      <ability>L2_Punc_CN</ability>
      <abilityName>标点符号问题</abilityName>
      <candidateList/>
      <explain/>
      <paraID>40C5E1D7</paraID>
      <start>0</start>
      <end>1</end>
      <status>unmodified</status>
      <modifiedWord/>
      <trackRevisions>false</trackRevisions>
    </reviewItem>
    <reviewItem>
      <errorID>6d3e1988-80c6-42c1-825f-d1ef994ebf64</errorID>
      <errorWord>*</errorWord>
      <group>L1_Punc</group>
      <groupName>标点问题</groupName>
      <ability>L2_Punc_CN</ability>
      <abilityName>标点符号问题</abilityName>
      <candidateList/>
      <explain/>
      <paraID>5AF2737A</paraID>
      <start>0</start>
      <end>1</end>
      <status>unmodified</status>
      <modifiedWord/>
      <trackRevisions>false</trackRevisions>
    </reviewItem>
    <reviewItem>
      <errorID>fb3575bc-7a75-44f9-8043-ef4b6386aca6</errorID>
      <errorWord>*</errorWord>
      <group>L1_Punc</group>
      <groupName>标点问题</groupName>
      <ability>L2_Punc_CN</ability>
      <abilityName>标点符号问题</abilityName>
      <candidateList/>
      <explain/>
      <paraID>7252849A</paraID>
      <start>0</start>
      <end>1</end>
      <status>unmodified</status>
      <modifiedWord/>
      <trackRevisions>false</trackRevisions>
    </reviewItem>
    <reviewItem>
      <errorID>a5ec8b2f-2435-4cfb-9c23-a9c1013cbeff</errorID>
      <errorWord>-</errorWord>
      <group>L1_Format</group>
      <groupName>格式问题</groupName>
      <ability>L2_HalfPunc_CN</ability>
      <abilityName>全半角问题</abilityName>
      <candidateList>
        <item>－</item>
      </candidateList>
      <explain>文本全半角错误。</explain>
      <paraID>545EB335</paraID>
      <start>4</start>
      <end>5</end>
      <status>modified</status>
      <modifiedWord>－</modifiedWord>
      <trackRevisions>false</trackRevisions>
    </reviewItem>
    <reviewItem>
      <errorID>c6c354ba-db0b-4aa7-9a52-52ec32bbbcaa</errorID>
      <errorWord>:</errorWord>
      <group>L1_Format</group>
      <groupName>格式问题</groupName>
      <ability>L2_HalfPunc_CN</ability>
      <abilityName>全半角问题</abilityName>
      <candidateList>
        <item>：</item>
      </candidateList>
      <explain>文本全半角错误。</explain>
      <paraID> C32143C</paraID>
      <start>4</start>
      <end>5</end>
      <status>modified</status>
      <modifiedWord>：</modifiedWord>
      <trackRevisions>false</trackRevisions>
    </reviewItem>
    <reviewItem>
      <errorID>597f5c4b-3c68-48ba-9a4a-98a1957e87ab</errorID>
      <errorWord>-</errorWord>
      <group>L1_Format</group>
      <groupName>格式问题</groupName>
      <ability>L2_HalfPunc_CN</ability>
      <abilityName>全半角问题</abilityName>
      <candidateList>
        <item>－</item>
      </candidateList>
      <explain>文本全半角错误。</explain>
      <paraID> A989A0B</paraID>
      <start>4</start>
      <end>5</end>
      <status>modified</status>
      <modifiedWord>－</modifiedWord>
      <trackRevisions>false</trackRevisions>
    </reviewItem>
    <reviewItem>
      <errorID>7b75ee44-b2e4-4650-9c3b-ea6af99e17ea</errorID>
      <errorWord>:</errorWord>
      <group>L1_Format</group>
      <groupName>格式问题</groupName>
      <ability>L2_HalfPunc_CN</ability>
      <abilityName>全半角问题</abilityName>
      <candidateList>
        <item>：</item>
      </candidateList>
      <explain>文本全半角错误。</explain>
      <paraID>62E05122</paraID>
      <start>4</start>
      <end>5</end>
      <status>modified</status>
      <modifiedWord>：</modifiedWord>
      <trackRevisions>false</trackRevisions>
    </reviewItem>
    <reviewItem>
      <errorID>295ee390-c3c2-417b-9f16-bbce1e8a78ef</errorID>
      <errorWord>-</errorWord>
      <group>L1_Format</group>
      <groupName>格式问题</groupName>
      <ability>L2_HalfPunc_CN</ability>
      <abilityName>全半角问题</abilityName>
      <candidateList>
        <item>－</item>
      </candidateList>
      <explain>文本全半角错误。</explain>
      <paraID>5F0B837C</paraID>
      <start>2</start>
      <end>3</end>
      <status>modified</status>
      <modifiedWord>－</modifiedWord>
      <trackRevisions>false</trackRevisions>
    </reviewItem>
    <reviewItem>
      <errorID>19ef4deb-fba5-4f84-ac7a-65b62c5a1df2</errorID>
      <errorWord>-</errorWord>
      <group>L1_Format</group>
      <groupName>格式问题</groupName>
      <ability>L2_HalfPunc_CN</ability>
      <abilityName>全半角问题</abilityName>
      <candidateList>
        <item>－</item>
      </candidateList>
      <explain>文本全半角错误。</explain>
      <paraID>312FBF10</paraID>
      <start>4</start>
      <end>5</end>
      <status>modified</status>
      <modifiedWord>－</modifiedWord>
      <trackRevisions>false</trackRevisions>
    </reviewItem>
    <reviewItem>
      <errorID>6d10d086-aff2-4b7e-886b-38a4931dcf50</errorID>
      <errorWord>-</errorWord>
      <group>L1_Format</group>
      <groupName>格式问题</groupName>
      <ability>L2_HalfPunc_CN</ability>
      <abilityName>全半角问题</abilityName>
      <candidateList>
        <item>－</item>
      </candidateList>
      <explain>文本全半角错误。</explain>
      <paraID>3B6A1B1B</paraID>
      <start>4</start>
      <end>5</end>
      <status>modified</status>
      <modifiedWord>－</modifiedWord>
      <trackRevisions>false</trackRevisions>
    </reviewItem>
    <reviewItem>
      <errorID>7ccc4710-6255-4d03-ae1a-72041ab82a6e</errorID>
      <errorWord>:</errorWord>
      <group>L1_Format</group>
      <groupName>格式问题</groupName>
      <ability>L2_HalfPunc_CN</ability>
      <abilityName>全半角问题</abilityName>
      <candidateList>
        <item>：</item>
      </candidateList>
      <explain>文本全半角错误。</explain>
      <paraID>3C5C3B9A</paraID>
      <start>6</start>
      <end>7</end>
      <status>modified</status>
      <modifiedWord>：</modifiedWord>
      <trackRevisions>false</trackRevisions>
    </reviewItem>
    <reviewItem>
      <errorID>bd9bd17b-6bf6-4d87-bb91-ff4939b74087</errorID>
      <errorWord>于</errorWord>
      <group>L1_Word</group>
      <groupName>字词问题</groupName>
      <ability>L2_Typo</ability>
      <abilityName>字词错误</abilityName>
      <candidateList>
        <item>与</item>
      </candidateList>
      <explain/>
      <paraID>5DD73305</paraID>
      <start>0</start>
      <end>1</end>
      <status>modified</status>
      <modifiedWord>与</modifiedWord>
      <trackRevisions>false</trackRevisions>
    </reviewItem>
    <reviewItem>
      <errorID>c46fabb1-a793-4969-9a91-5a91cb758400</errorID>
      <errorWord>-</errorWord>
      <group>L1_Format</group>
      <groupName>格式问题</groupName>
      <ability>L2_HalfPunc_CN</ability>
      <abilityName>全半角问题</abilityName>
      <candidateList>
        <item>－</item>
      </candidateList>
      <explain>文本全半角错误。</explain>
      <paraID>231B4390</paraID>
      <start>8</start>
      <end>9</end>
      <status>modified</status>
      <modifiedWord>－</modifiedWord>
      <trackRevisions>false</trackRevisions>
    </reviewItem>
    <reviewItem>
      <errorID>fc0d8a1e-93d7-4b4a-9bc8-a478fae9c1cc</errorID>
      <errorWord>-</errorWord>
      <group>L1_Format</group>
      <groupName>格式问题</groupName>
      <ability>L2_HalfPunc_CN</ability>
      <abilityName>全半角问题</abilityName>
      <candidateList>
        <item>－</item>
      </candidateList>
      <explain>文本全半角错误。</explain>
      <paraID>231B4390</paraID>
      <start>17</start>
      <end>18</end>
      <status>modified</status>
      <modifiedWord>－</modifiedWord>
      <trackRevisions>false</trackRevisions>
    </reviewItem>
    <reviewItem>
      <errorID>ecd6b62a-56c8-4635-ad60-64bea3c611ac</errorID>
      <errorWord>于</errorWord>
      <group>L1_Word</group>
      <groupName>字词问题</groupName>
      <ability>L2_Typo</ability>
      <abilityName>字词错误</abilityName>
      <candidateList>
        <item>与</item>
      </candidateList>
      <explain/>
      <paraID> F100271</paraID>
      <start>0</start>
      <end>1</end>
      <status>modified</status>
      <modifiedWord>与</modifiedWord>
      <trackRevisions>false</trackRevisions>
    </reviewItem>
    <reviewItem>
      <errorID>68f87642-06fc-4bf7-84fc-2d0e8ec9f694</errorID>
      <errorWord>-</errorWord>
      <group>L1_Format</group>
      <groupName>格式问题</groupName>
      <ability>L2_HalfPunc_CN</ability>
      <abilityName>全半角问题</abilityName>
      <candidateList>
        <item>－</item>
      </candidateList>
      <explain>文本全半角错误。</explain>
      <paraID>730FD72F</paraID>
      <start>8</start>
      <end>9</end>
      <status>modified</status>
      <modifiedWord>－</modifiedWord>
      <trackRevisions>false</trackRevisions>
    </reviewItem>
    <reviewItem>
      <errorID>ba4d1847-c4bd-4915-8398-30caed4311cd</errorID>
      <errorWord>-</errorWord>
      <group>L1_Format</group>
      <groupName>格式问题</groupName>
      <ability>L2_HalfPunc_CN</ability>
      <abilityName>全半角问题</abilityName>
      <candidateList>
        <item>－</item>
      </candidateList>
      <explain>文本全半角错误。</explain>
      <paraID>730FD72F</paraID>
      <start>17</start>
      <end>18</end>
      <status>modified</status>
      <modifiedWord>－</modifiedWord>
      <trackRevisions>false</trackRevisions>
    </reviewItem>
    <reviewItem>
      <errorID>d5d93699-26c9-48ff-867d-81ed7df562bb</errorID>
      <errorWord>后督</errorWord>
      <group>L1_Word</group>
      <groupName>字词问题</groupName>
      <ability>L2_Typo</ability>
      <abilityName>字词错误</abilityName>
      <candidateList>
        <item>后台</item>
      </candidateList>
      <explain/>
      <paraID>5ED076BD</paraID>
      <start>34</start>
      <end>36</end>
      <status>modified</status>
      <modifiedWord>后台</modifiedWord>
      <trackRevisions>false</trackRevisions>
    </reviewItem>
    <reviewItem>
      <errorID>66bf98ea-2d91-4a9d-8852-151c0d36b2d9</errorID>
      <errorWord>*</errorWord>
      <group>L1_Punc</group>
      <groupName>标点问题</groupName>
      <ability>L2_Punc_CN</ability>
      <abilityName>标点符号问题</abilityName>
      <candidateList/>
      <explain/>
      <paraID>3FDF7E3C</paraID>
      <start>0</start>
      <end>1</end>
      <status>unmodified</status>
      <modifiedWord/>
      <trackRevisions>false</trackRevisions>
    </reviewItem>
    <reviewItem>
      <errorID>7c5be0be-f167-4738-9cbe-164f97755f12</errorID>
      <errorWord>*</errorWord>
      <group>L1_Punc</group>
      <groupName>标点问题</groupName>
      <ability>L2_Punc_CN</ability>
      <abilityName>标点符号问题</abilityName>
      <candidateList/>
      <explain/>
      <paraID> 6405C0A</paraID>
      <start>0</start>
      <end>1</end>
      <status>unmodified</status>
      <modifiedWord/>
      <trackRevisions>false</trackRevisions>
    </reviewItem>
    <reviewItem>
      <errorID>dce79119-3202-4014-b860-a6f8d1304915</errorID>
      <errorWord>*</errorWord>
      <group>L1_Punc</group>
      <groupName>标点问题</groupName>
      <ability>L2_Punc_CN</ability>
      <abilityName>标点符号问题</abilityName>
      <candidateList/>
      <explain/>
      <paraID>7868320B</paraID>
      <start>0</start>
      <end>1</end>
      <status>unmodified</status>
      <modifiedWord/>
      <trackRevisions>false</trackRevisions>
    </reviewItem>
    <reviewItem>
      <errorID>e202418c-3c5a-4ca4-9344-3fd610656007</errorID>
      <errorWord>*</errorWord>
      <group>L1_Punc</group>
      <groupName>标点问题</groupName>
      <ability>L2_Punc_CN</ability>
      <abilityName>标点符号问题</abilityName>
      <candidateList/>
      <explain/>
      <paraID>35210B4A</paraID>
      <start>0</start>
      <end>1</end>
      <status>unmodified</status>
      <modifiedWord/>
      <trackRevisions>false</trackRevisions>
    </reviewItem>
    <reviewItem>
      <errorID>4e92b8bb-159b-4138-bf3d-ee267507f9c1</errorID>
      <errorWord>*</errorWord>
      <group>L1_Punc</group>
      <groupName>标点问题</groupName>
      <ability>L2_Punc_CN</ability>
      <abilityName>标点符号问题</abilityName>
      <candidateList/>
      <explain/>
      <paraID>6784DAF3</paraID>
      <start>0</start>
      <end>1</end>
      <status>unmodified</status>
      <modifiedWord/>
      <trackRevisions>false</trackRevisions>
    </reviewItem>
    <reviewItem>
      <errorID>a5f44a18-0cac-40ff-afda-221ad818eeb3</errorID>
      <errorWord>*</errorWord>
      <group>L1_Punc</group>
      <groupName>标点问题</groupName>
      <ability>L2_Punc_CN</ability>
      <abilityName>标点符号问题</abilityName>
      <candidateList/>
      <explain/>
      <paraID>4950B2DF</paraID>
      <start>0</start>
      <end>1</end>
      <status>unmodified</status>
      <modifiedWord/>
      <trackRevisions>false</trackRevisions>
    </reviewItem>
    <reviewItem>
      <errorID>f501897a-726e-45ca-aa81-377d255c026b</errorID>
      <errorWord>*</errorWord>
      <group>L1_Punc</group>
      <groupName>标点问题</groupName>
      <ability>L2_Punc_CN</ability>
      <abilityName>标点符号问题</abilityName>
      <candidateList/>
      <explain/>
      <paraID>3E672F84</paraID>
      <start>0</start>
      <end>1</end>
      <status>unmodified</status>
      <modifiedWord/>
      <trackRevisions>false</trackRevisions>
    </reviewItem>
    <reviewItem>
      <errorID>2069c93a-ca05-4ac4-a540-ed9d1a9b848c</errorID>
      <errorWord>*</errorWord>
      <group>L1_Punc</group>
      <groupName>标点问题</groupName>
      <ability>L2_Punc_CN</ability>
      <abilityName>标点符号问题</abilityName>
      <candidateList/>
      <explain/>
      <paraID>470AC270</paraID>
      <start>0</start>
      <end>1</end>
      <status>unmodified</status>
      <modifiedWord/>
      <trackRevisions>false</trackRevisions>
    </reviewItem>
    <reviewItem>
      <errorID>ad20180c-68c3-4fe6-9c47-4fcff55acc5c</errorID>
      <errorWord>*</errorWord>
      <group>L1_Punc</group>
      <groupName>标点问题</groupName>
      <ability>L2_Punc_CN</ability>
      <abilityName>标点符号问题</abilityName>
      <candidateList/>
      <explain/>
      <paraID>4D5AEDA3</paraID>
      <start>0</start>
      <end>1</end>
      <status>unmodified</status>
      <modifiedWord/>
      <trackRevisions>false</trackRevisions>
    </reviewItem>
    <reviewItem>
      <errorID>3cbbd47c-f56f-43c7-a346-3d9d740d0441</errorID>
      <errorWord>：：</errorWord>
      <group>L1_Punc</group>
      <groupName>标点问题</groupName>
      <ability>L2_Punc_CN</ability>
      <abilityName>标点符号问题</abilityName>
      <candidateList>
        <item>：</item>
      </candidateList>
      <explain/>
      <paraID>1A9C44F6</paraID>
      <start>15</start>
      <end>16</end>
      <status>modified</status>
      <modifiedWord>：</modifiedWord>
      <trackRevisions>false</trackRevisions>
    </reviewItem>
    <reviewItem>
      <errorID>c2a50493-e219-46cd-8327-bf15c4ed3e28</errorID>
      <errorWord>-</errorWord>
      <group>L1_Format</group>
      <groupName>格式问题</groupName>
      <ability>L2_HalfPunc_CN</ability>
      <abilityName>全半角问题</abilityName>
      <candidateList>
        <item>－</item>
      </candidateList>
      <explain>文本全半角错误。</explain>
      <paraID>30184135</paraID>
      <start>4</start>
      <end>5</end>
      <status>modified</status>
      <modifiedWord>－</modifiedWord>
      <trackRevisions>false</trackRevisions>
    </reviewItem>
    <reviewItem>
      <errorID>a31faee1-618e-4556-85ed-d2fcddec1741</errorID>
      <errorWord>-</errorWord>
      <group>L1_Format</group>
      <groupName>格式问题</groupName>
      <ability>L2_HalfPunc_CN</ability>
      <abilityName>全半角问题</abilityName>
      <candidateList>
        <item>－</item>
      </candidateList>
      <explain>文本全半角错误。</explain>
      <paraID>4EE4EDD4</paraID>
      <start>7</start>
      <end>8</end>
      <status>modified</status>
      <modifiedWord>－</modifiedWord>
      <trackRevisions>false</trackRevisions>
    </reviewItem>
    <reviewItem>
      <errorID>a0c1d0e1-8023-4b05-a41e-257b95a0ac5a</errorID>
      <errorWord>:</errorWord>
      <group>L1_Format</group>
      <groupName>格式问题</groupName>
      <ability>L2_HalfPunc_CN</ability>
      <abilityName>全半角问题</abilityName>
      <candidateList>
        <item>：</item>
      </candidateList>
      <explain>文本全半角错误。</explain>
      <paraID>3BE0CAA9</paraID>
      <start>4</start>
      <end>5</end>
      <status>modified</status>
      <modifiedWord>：</modifiedWord>
      <trackRevisions>false</trackRevisions>
    </reviewItem>
    <reviewItem>
      <errorID>68cf6d3e-1dac-4185-8510-ebd06859d405</errorID>
      <errorWord>-</errorWord>
      <group>L1_Format</group>
      <groupName>格式问题</groupName>
      <ability>L2_HalfPunc_CN</ability>
      <abilityName>全半角问题</abilityName>
      <candidateList>
        <item>－</item>
      </candidateList>
      <explain>文本全半角错误。</explain>
      <paraID>37456ED8</paraID>
      <start>4</start>
      <end>5</end>
      <status>modified</status>
      <modifiedWord>－</modifiedWord>
      <trackRevisions>false</trackRevisions>
    </reviewItem>
    <reviewItem>
      <errorID>c0f7d4a1-956d-4711-9e1b-5f034fff0a86</errorID>
      <errorWord>:</errorWord>
      <group>L1_Format</group>
      <groupName>格式问题</groupName>
      <ability>L2_HalfPunc_CN</ability>
      <abilityName>全半角问题</abilityName>
      <candidateList>
        <item>：</item>
      </candidateList>
      <explain>文本全半角错误。</explain>
      <paraID>6B483EE6</paraID>
      <start>4</start>
      <end>5</end>
      <status>modified</status>
      <modifiedWord>：</modifiedWord>
      <trackRevisions>false</trackRevisions>
    </reviewItem>
    <reviewItem>
      <errorID>7579f20a-ab95-4e89-8ea7-25cde10ea4fc</errorID>
      <errorWord>模版</errorWord>
      <group>L1_Word</group>
      <groupName>字词问题</groupName>
      <ability>L2_Typo</ability>
      <abilityName>字词错误</abilityName>
      <candidateList>
        <item>模板</item>
      </candidateList>
      <explain>存在发音相同字词的误用。</explain>
      <paraID>25B70EF3</paraID>
      <start>7</start>
      <end>9</end>
      <status>modified</status>
      <modifiedWord>模板</modifiedWord>
      <trackRevisions>false</trackRevisions>
    </reviewItem>
    <reviewItem>
      <errorID>95a48191-d6fd-4aff-9252-39d28047c36a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31BE1A55</paraID>
      <start>0</start>
      <end>2</end>
      <status>modified</status>
      <modifiedWord>1.</modifiedWord>
      <trackRevisions>false</trackRevisions>
    </reviewItem>
    <reviewItem>
      <errorID>acbd82ad-7333-4e52-b38d-5b22e40c3d0f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614DCE77</paraID>
      <start>0</start>
      <end>2</end>
      <status>modified</status>
      <modifiedWord>2.</modifiedWord>
      <trackRevisions>false</trackRevisions>
    </reviewItem>
    <reviewItem>
      <errorID>2a64011b-e219-4359-b371-49d4523d1a4a</errorID>
      <errorWord>成</errorWord>
      <group>L1_Word</group>
      <groupName>字词问题</groupName>
      <ability>L2_Typo</ability>
      <abilityName>字词错误</abilityName>
      <candidateList>
        <item>成后</item>
      </candidateList>
      <explain/>
      <paraID>614DCE77</paraID>
      <start>28</start>
      <end>30</end>
      <status>modified</status>
      <modifiedWord>成后</modifiedWord>
      <trackRevisions>false</trackRevisions>
    </reviewItem>
    <reviewItem>
      <errorID>f4020581-355a-49e9-ba00-2dbd51243306</errorID>
      <errorWord>-</errorWord>
      <group>L1_Format</group>
      <groupName>格式问题</groupName>
      <ability>L2_HalfPunc_CN</ability>
      <abilityName>全半角问题</abilityName>
      <candidateList>
        <item>－</item>
      </candidateList>
      <explain>文本全半角错误。</explain>
      <paraID>392ABEEC</paraID>
      <start>6</start>
      <end>7</end>
      <status>modified</status>
      <modifiedWord>－</modifiedWord>
      <trackRevisions>false</trackRevisions>
    </reviewItem>
    <reviewItem>
      <errorID>cd86c9d4-2636-4d8a-9b57-2c27f635a34b</errorID>
      <errorWord>后督管理</errorWord>
      <group>L1_Word</group>
      <groupName>字词问题</groupName>
      <ability>L2_Typo</ability>
      <abilityName>字词错误</abilityName>
      <candidateList>
        <item>后台管理</item>
      </candidateList>
      <explain/>
      <paraID>528B12D0</paraID>
      <start>18</start>
      <end>22</end>
      <status>modified</status>
      <modifiedWord>后台管理</modifiedWord>
      <trackRevisions>false</trackRevisions>
    </reviewItem>
    <reviewItem>
      <errorID>d85ea351-ebbd-4011-b2e2-f8819dc98743</errorID>
      <errorWord>已将</errorWord>
      <group>L1_Word</group>
      <groupName>字词问题</groupName>
      <ability>L2_Typo</ability>
      <abilityName>字词错误</abilityName>
      <candidateList>
        <item>已经</item>
      </candidateList>
      <explain>存在发音相近字词的误用。</explain>
      <paraID>  E4569F</paraID>
      <start>9</start>
      <end>11</end>
      <status>modified</status>
      <modifiedWord>已经</modifiedWord>
      <trackRevisions>false</trackRevisions>
    </reviewItem>
    <reviewItem>
      <errorID>75f5cc2f-dc1c-432a-b0f1-8986ec2dce95</errorID>
      <errorWord>后督管理</errorWord>
      <group>L1_Word</group>
      <groupName>字词问题</groupName>
      <ability>L2_Typo</ability>
      <abilityName>字词错误</abilityName>
      <candidateList>
        <item>后台管理</item>
      </candidateList>
      <explain/>
      <paraID>2DA382D1</paraID>
      <start>18</start>
      <end>22</end>
      <status>modified</status>
      <modifiedWord>后台管理</modifiedWord>
      <trackRevisions>false</trackRevisions>
    </reviewItem>
    <reviewItem>
      <errorID>198727f3-93ad-474f-900b-d051cb2af8db</errorID>
      <errorWord>统一</errorWord>
      <group>L1_Word</group>
      <groupName>字词问题</groupName>
      <ability>L2_Typo</ability>
      <abilityName>字词错误</abilityName>
      <candidateList>
        <item>同一</item>
      </candidateList>
      <explain/>
      <paraID>4CB144CF</paraID>
      <start>41</start>
      <end>43</end>
      <status>modified</status>
      <modifiedWord>同一</modifiedWord>
      <trackRevisions>false</trackRevisions>
    </reviewItem>
    <reviewItem>
      <errorID>6d064583-da9d-49b7-b320-3768489e1582</errorID>
      <errorWord>统一</errorWord>
      <group>L1_Word</group>
      <groupName>字词问题</groupName>
      <ability>L2_Typo</ability>
      <abilityName>字词错误</abilityName>
      <candidateList>
        <item>同一</item>
      </candidateList>
      <explain/>
      <paraID>4EB18610</paraID>
      <start>41</start>
      <end>43</end>
      <status>modified</status>
      <modifiedWord>同一</modifiedWord>
      <trackRevisions>false</trackRevisions>
    </reviewItem>
    <reviewItem>
      <errorID>80cb9669-d209-45ef-b22e-bffbcc38e9b5</errorID>
      <errorWord>登陆</errorWord>
      <group>L1_Word</group>
      <groupName>字词问题</groupName>
      <ability>L2_Typo</ability>
      <abilityName>字词错误</abilityName>
      <candidateList>
        <item>登录</item>
      </candidateList>
      <explain/>
      <paraID>3C5E23D3</paraID>
      <start>8</start>
      <end>10</end>
      <status>modified</status>
      <modifiedWord>登录</modifiedWord>
      <trackRevisions>false</trackRevisions>
    </reviewItem>
    <reviewItem>
      <errorID>111ebc12-39e3-4fbf-a2dc-c29cebf80d6f</errorID>
      <errorWord>统一</errorWord>
      <group>L1_Word</group>
      <groupName>字词问题</groupName>
      <ability>L2_Typo</ability>
      <abilityName>字词错误</abilityName>
      <candidateList>
        <item>同一</item>
      </candidateList>
      <explain/>
      <paraID>20AFF908</paraID>
      <start>41</start>
      <end>43</end>
      <status>modified</status>
      <modifiedWord>同一</modifiedWord>
      <trackRevisions>false</trackRevisions>
    </reviewItem>
    <reviewItem>
      <errorID>a0311965-3f4a-4a62-95c9-b338b3254c40</errorID>
      <errorWord>登陆</errorWord>
      <group>L1_Word</group>
      <groupName>字词问题</groupName>
      <ability>L2_Typo</ability>
      <abilityName>字词错误</abilityName>
      <candidateList>
        <item>登录</item>
      </candidateList>
      <explain/>
      <paraID>38F17727</paraID>
      <start>8</start>
      <end>10</end>
      <status>modified</status>
      <modifiedWord>登录</modifiedWord>
      <trackRevisions>false</trackRevisions>
    </reviewItem>
    <reviewItem>
      <errorID>e14f4747-2df3-41a0-af3e-0f456f30a9e4</errorID>
      <errorWord>!</errorWord>
      <group>L1_Format</group>
      <groupName>格式问题</groupName>
      <ability>L2_HalfPunc_CN</ability>
      <abilityName>全半角问题</abilityName>
      <candidateList>
        <item>！</item>
      </candidateList>
      <explain>文本全半角错误。</explain>
      <paraID>1C0DF0B9</paraID>
      <start>70</start>
      <end>71</end>
      <status>modified</status>
      <modifiedWord>！</modifiedWord>
      <trackRevisions>false</trackRevisions>
    </reviewItem>
    <reviewItem>
      <errorID>8dce733d-7e57-44af-9ce3-b5bab42ebf1b</errorID>
      <errorWord>统一</errorWord>
      <group>L1_Word</group>
      <groupName>字词问题</groupName>
      <ability>L2_Typo</ability>
      <abilityName>字词错误</abilityName>
      <candidateList>
        <item>同一</item>
      </candidateList>
      <explain/>
      <paraID>546177A9</paraID>
      <start>41</start>
      <end>43</end>
      <status>modified</status>
      <modifiedWord>同一</modifiedWord>
      <trackRevisions>false</trackRevisions>
    </reviewItem>
    <reviewItem>
      <errorID>60e55fca-5cc2-4315-a56e-2bdef667681c</errorID>
      <errorWord>搜有</errorWord>
      <group>L1_Word</group>
      <groupName>字词问题</groupName>
      <ability>L2_Typo</ability>
      <abilityName>字词错误</abilityName>
      <candidateList>
        <item>所有</item>
      </candidateList>
      <explain/>
      <paraID>6B9F2A2E</paraID>
      <start>8</start>
      <end>10</end>
      <status>modified</status>
      <modifiedWord>所有</modifiedWord>
      <trackRevisions>false</trackRevisions>
    </reviewItem>
    <reviewItem>
      <errorID>37ed87ad-32de-4b25-8aa0-71c1ba908fe4</errorID>
      <errorWord>模版</errorWord>
      <group>L1_Word</group>
      <groupName>字词问题</groupName>
      <ability>L2_Typo</ability>
      <abilityName>字词错误</abilityName>
      <candidateList>
        <item>模板</item>
      </candidateList>
      <explain/>
      <paraID>5091B15B</paraID>
      <start>1</start>
      <end>3</end>
      <status>modified</status>
      <modifiedWord>模板</modifiedWord>
      <trackRevisions>false</trackRevisions>
    </reviewItem>
    <reviewItem>
      <errorID>3481100e-7605-45b9-a2ce-677e742643f9</errorID>
      <errorWord>模版</errorWord>
      <group>L1_Word</group>
      <groupName>字词问题</groupName>
      <ability>L2_Typo</ability>
      <abilityName>字词错误</abilityName>
      <candidateList>
        <item>模板</item>
      </candidateList>
      <explain>存在发音相同字词的误用。</explain>
      <paraID>29295315</paraID>
      <start>8</start>
      <end>10</end>
      <status>modified</status>
      <modifiedWord>模板</modifiedWord>
      <trackRevisions>false</trackRevisions>
    </reviewItem>
    <reviewItem>
      <errorID>c3383b93-e8c2-40ef-b799-230385f0eb93</errorID>
      <errorWord>模版</errorWord>
      <group>L1_Word</group>
      <groupName>字词问题</groupName>
      <ability>L2_Typo</ability>
      <abilityName>字词错误</abilityName>
      <candidateList>
        <item>模板</item>
      </candidateList>
      <explain>存在发音相同字词的误用。</explain>
      <paraID>29295315</paraID>
      <start>17</start>
      <end>19</end>
      <status>modified</status>
      <modifiedWord>模板</modifiedWord>
      <trackRevisions>false</trackRevisions>
    </reviewItem>
    <reviewItem>
      <errorID>e3da1264-d79d-420b-92ac-2dc2c031a939</errorID>
      <errorWord>上次</errorWord>
      <group>L1_Word</group>
      <groupName>字词问题</groupName>
      <ability>L2_Typo</ability>
      <abilityName>字词错误</abilityName>
      <candidateList>
        <item>上传</item>
      </candidateList>
      <explain/>
      <paraID>7E759BF4</paraID>
      <start>16</start>
      <end>18</end>
      <status>modified</status>
      <modifiedWord>上传</modifiedWord>
      <trackRevisions>false</trackRevisions>
    </reviewItem>
    <reviewItem>
      <errorID>6f98bf45-8c1b-4d18-bc1d-0b4bcc3ade4d</errorID>
      <errorWord>建</errorWord>
      <group>L1_Word</group>
      <groupName>字词问题</groupName>
      <ability>L2_Typo</ability>
      <abilityName>字词错误</abilityName>
      <candidateList>
        <item>建人</item>
      </candidateList>
      <explain/>
      <paraID>183C25B0</paraID>
      <start>35</start>
      <end>37</end>
      <status>modified</status>
      <modifiedWord>建人</modifiedWord>
      <trackRevisions>false</trackRevisions>
    </reviewItem>
    <reviewItem>
      <errorID>de15ff58-01b7-4f96-aab9-b62df939c9e7</errorID>
      <errorWord>”</errorWord>
      <group>L1_Punc</group>
      <groupName>标点问题</groupName>
      <ability>L2_Punc_CN</ability>
      <abilityName>标点符号问题</abilityName>
      <candidateList>
        <item>“</item>
      </candidateList>
      <explain>注意检查双引号的方向是否正确。</explain>
      <paraID>4D331769</paraID>
      <start>31</start>
      <end>32</end>
      <status>modified</status>
      <modifiedWord>“</modifiedWord>
      <trackRevisions>false</trackRevisions>
    </reviewItem>
    <reviewItem>
      <errorID>152351ba-cf93-4781-8d6e-7e647dbd0da8</errorID>
      <errorWord>“</errorWord>
      <group>L1_Punc</group>
      <groupName>标点问题</groupName>
      <ability>L2_Punc_CN</ability>
      <abilityName>标点符号问题</abilityName>
      <candidateList>
        <item>”</item>
      </candidateList>
      <explain>注意检查双引号的方向是否正确。</explain>
      <paraID>4D331769</paraID>
      <start>38</start>
      <end>39</end>
      <status>modified</status>
      <modifiedWord>”</modifiedWord>
      <trackRevisions>false</trackRevisions>
    </reviewItem>
    <reviewItem>
      <errorID>e8a5ac2c-0cc4-44cb-b802-3809c7559657</errorID>
      <errorWord>”</errorWord>
      <group>L1_Punc</group>
      <groupName>标点问题</groupName>
      <ability>L2_Punc_CN</ability>
      <abilityName>标点符号问题</abilityName>
      <candidateList>
        <item>“</item>
      </candidateList>
      <explain>注意检查双引号的方向是否正确。</explain>
      <paraID>4D331769</paraID>
      <start>53</start>
      <end>54</end>
      <status>modified</status>
      <modifiedWord>“</modifiedWord>
      <trackRevisions>false</trackRevisions>
    </reviewItem>
    <reviewItem>
      <errorID>b266c3a7-49fb-4bf0-bf26-528eecbbb62e</errorID>
      <errorWord>“</errorWord>
      <group>L1_Punc</group>
      <groupName>标点问题</groupName>
      <ability>L2_Punc_CN</ability>
      <abilityName>标点符号问题</abilityName>
      <candidateList>
        <item>”</item>
      </candidateList>
      <explain>注意检查双引号的方向是否正确。</explain>
      <paraID>4D331769</paraID>
      <start>59</start>
      <end>60</end>
      <status>modified</status>
      <modifiedWord>”</modifiedWord>
      <trackRevisions>false</trackRevisions>
    </reviewItem>
    <reviewItem>
      <errorID>e6d68481-76bc-4726-b036-7f5ddaeac6b1</errorID>
      <errorWord>-</errorWord>
      <group>L1_Format</group>
      <groupName>格式问题</groupName>
      <ability>L2_HalfPunc_CN</ability>
      <abilityName>全半角问题</abilityName>
      <candidateList>
        <item>－</item>
      </candidateList>
      <explain>文本全半角错误。</explain>
      <paraID> 3024300</paraID>
      <start>4</start>
      <end>5</end>
      <status>modified</status>
      <modifiedWord>－</modifiedWord>
      <trackRevisions>false</trackRevisions>
    </reviewItem>
    <reviewItem>
      <errorID>0f3f97fa-2fe7-4ef8-9519-980c7675ace0</errorID>
      <errorWord>:</errorWord>
      <group>L1_Format</group>
      <groupName>格式问题</groupName>
      <ability>L2_HalfPunc_CN</ability>
      <abilityName>全半角问题</abilityName>
      <candidateList>
        <item>：</item>
      </candidateList>
      <explain>文本全半角错误。</explain>
      <paraID>55AA20DB</paraID>
      <start>4</start>
      <end>5</end>
      <status>modified</status>
      <modifiedWord>：</modifiedWord>
      <trackRevisions>false</trackRevisions>
    </reviewItem>
    <reviewItem>
      <errorID>0ef29e7a-3e54-407c-a4f6-191ce771ff31</errorID>
      <errorWord>-</errorWord>
      <group>L1_Format</group>
      <groupName>格式问题</groupName>
      <ability>L2_HalfPunc_CN</ability>
      <abilityName>全半角问题</abilityName>
      <candidateList>
        <item>－</item>
      </candidateList>
      <explain>文本全半角错误。</explain>
      <paraID>1D285386</paraID>
      <start>4</start>
      <end>5</end>
      <status>modified</status>
      <modifiedWord>－</modifiedWord>
      <trackRevisions>false</trackRevisions>
    </reviewItem>
    <reviewItem>
      <errorID>1b992de0-0dfc-4f2f-ac07-bae2f1e63ba2</errorID>
      <errorWord>:</errorWord>
      <group>L1_Format</group>
      <groupName>格式问题</groupName>
      <ability>L2_HalfPunc_CN</ability>
      <abilityName>全半角问题</abilityName>
      <candidateList>
        <item>：</item>
      </candidateList>
      <explain>文本全半角错误。</explain>
      <paraID>320701A8</paraID>
      <start>4</start>
      <end>5</end>
      <status>modified</status>
      <modifiedWord>：</modifiedWord>
      <trackRevisions>false</trackRevisions>
    </reviewItem>
    <reviewItem>
      <errorID>df2b50eb-4841-4221-b887-6a0ccf7f99b3</errorID>
      <errorWord>-</errorWord>
      <group>L1_Format</group>
      <groupName>格式问题</groupName>
      <ability>L2_HalfPunc_CN</ability>
      <abilityName>全半角问题</abilityName>
      <candidateList>
        <item>－</item>
      </candidateList>
      <explain>文本全半角错误。</explain>
      <paraID>70BEE2A0</paraID>
      <start>2</start>
      <end>3</end>
      <status>modified</status>
      <modifiedWord>－</modifiedWord>
      <trackRevisions>false</trackRevisions>
    </reviewItem>
    <reviewItem>
      <errorID>2ba45040-1fed-444c-b0eb-2861ee276e54</errorID>
      <errorWord>:</errorWord>
      <group>L1_Format</group>
      <groupName>格式问题</groupName>
      <ability>L2_HalfPunc_CN</ability>
      <abilityName>全半角问题</abilityName>
      <candidateList>
        <item>：</item>
      </candidateList>
      <explain>文本全半角错误。</explain>
      <paraID>3F58667F</paraID>
      <start>4</start>
      <end>5</end>
      <status>modified</status>
      <modifiedWord>：</modifiedWord>
      <trackRevisions>false</trackRevisions>
    </reviewItem>
    <reviewItem>
      <errorID>ffa71064-3c1e-42b2-8ae6-957b491766ad</errorID>
      <errorWord>-</errorWord>
      <group>L1_Format</group>
      <groupName>格式问题</groupName>
      <ability>L2_HalfPunc_CN</ability>
      <abilityName>全半角问题</abilityName>
      <candidateList>
        <item>－</item>
      </candidateList>
      <explain>文本全半角错误。</explain>
      <paraID>583A8550</paraID>
      <start>4</start>
      <end>5</end>
      <status>modified</status>
      <modifiedWord>－</modifiedWord>
      <trackRevisions>false</trackRevisions>
    </reviewItem>
    <reviewItem>
      <errorID>5cd6c9dc-c2a0-42fd-820c-991b44daab35</errorID>
      <errorWord>-</errorWord>
      <group>L1_Format</group>
      <groupName>格式问题</groupName>
      <ability>L2_HalfPunc_CN</ability>
      <abilityName>全半角问题</abilityName>
      <candidateList>
        <item>－</item>
      </candidateList>
      <explain>文本全半角错误。</explain>
      <paraID>5194710D</paraID>
      <start>4</start>
      <end>5</end>
      <status>modified</status>
      <modifiedWord>－</modifiedWord>
      <trackRevisions>false</trackRevisions>
    </reviewItem>
    <reviewItem>
      <errorID>1ee11edb-cb07-4473-97c4-76d0094ef684</errorID>
      <errorWord>-</errorWord>
      <group>L1_Format</group>
      <groupName>格式问题</groupName>
      <ability>L2_HalfPunc_CN</ability>
      <abilityName>全半角问题</abilityName>
      <candidateList>
        <item>－</item>
      </candidateList>
      <explain>文本全半角错误。</explain>
      <paraID> 9EDDE11</paraID>
      <start>4</start>
      <end>5</end>
      <status>modified</status>
      <modifiedWord>－</modifiedWord>
      <trackRevisions>false</trackRevisions>
    </reviewItem>
    <reviewItem>
      <errorID>e7d700aa-a2ad-4581-832a-96fd38f95e4d</errorID>
      <errorWord>-</errorWord>
      <group>L1_Format</group>
      <groupName>格式问题</groupName>
      <ability>L2_HalfPunc_CN</ability>
      <abilityName>全半角问题</abilityName>
      <candidateList>
        <item>－</item>
      </candidateList>
      <explain>文本全半角错误。</explain>
      <paraID> 9EDDE11</paraID>
      <start>12</start>
      <end>13</end>
      <status>modified</status>
      <modifiedWord>－</modifiedWord>
      <trackRevisions>false</trackRevisions>
    </reviewItem>
    <reviewItem>
      <errorID>bcb393eb-4ba6-4c1d-8ca2-7bef0bc7d60f</errorID>
      <errorWord>-</errorWord>
      <group>L1_Format</group>
      <groupName>格式问题</groupName>
      <ability>L2_HalfPunc_CN</ability>
      <abilityName>全半角问题</abilityName>
      <candidateList>
        <item>－</item>
      </candidateList>
      <explain>文本全半角错误。</explain>
      <paraID> 9EDDE11</paraID>
      <start>20</start>
      <end>21</end>
      <status>modified</status>
      <modifiedWord>－</modifiedWord>
      <trackRevisions>false</trackRevisions>
    </reviewItem>
    <reviewItem>
      <errorID>7b4f0df3-9b07-4c7c-bbde-da5f51ce64e3</errorID>
      <errorWord>-</errorWord>
      <group>L1_Format</group>
      <groupName>格式问题</groupName>
      <ability>L2_HalfPunc_CN</ability>
      <abilityName>全半角问题</abilityName>
      <candidateList>
        <item>－</item>
      </candidateList>
      <explain>文本全半角错误。</explain>
      <paraID> 9EDDE11</paraID>
      <start>28</start>
      <end>29</end>
      <status>modified</status>
      <modifiedWord>－</modifiedWord>
      <trackRevisions>false</trackRevisions>
    </reviewItem>
    <reviewItem>
      <errorID>eb34ba38-5f7a-4c67-868a-cadf5fb97233</errorID>
      <errorWord>-</errorWord>
      <group>L1_Format</group>
      <groupName>格式问题</groupName>
      <ability>L2_HalfPunc_CN</ability>
      <abilityName>全半角问题</abilityName>
      <candidateList>
        <item>－</item>
      </candidateList>
      <explain>文本全半角错误。</explain>
      <paraID>16FAF397</paraID>
      <start>4</start>
      <end>5</end>
      <status>modified</status>
      <modifiedWord>－</modifiedWord>
      <trackRevisions>false</trackRevisions>
    </reviewItem>
    <reviewItem>
      <errorID>c51c7cf6-9d53-46d1-8d8d-eeee4e33759d</errorID>
      <errorWord>:</errorWord>
      <group>L1_Format</group>
      <groupName>格式问题</groupName>
      <ability>L2_HalfPunc_CN</ability>
      <abilityName>全半角问题</abilityName>
      <candidateList>
        <item>：</item>
      </candidateList>
      <explain>文本全半角错误。</explain>
      <paraID>38FCA5C3</paraID>
      <start>4</start>
      <end>5</end>
      <status>modified</status>
      <modifiedWord>：</modifiedWord>
      <trackRevisions>false</trackRevisions>
    </reviewItem>
    <reviewItem>
      <errorID>8191be39-371f-479c-9687-3eea7b3b55d3</errorID>
      <errorWord>-</errorWord>
      <group>L1_Format</group>
      <groupName>格式问题</groupName>
      <ability>L2_HalfPunc_CN</ability>
      <abilityName>全半角问题</abilityName>
      <candidateList>
        <item>－</item>
      </candidateList>
      <explain>文本全半角错误。</explain>
      <paraID>5A1F25C1</paraID>
      <start>6</start>
      <end>7</end>
      <status>modified</status>
      <modifiedWord>－</modifiedWord>
      <trackRevisions>false</trackRevisions>
    </reviewItem>
    <reviewItem>
      <errorID>9d8b60a4-2afb-4131-a6a6-485be11df5cb</errorID>
      <errorWord>:</errorWord>
      <group>L1_Format</group>
      <groupName>格式问题</groupName>
      <ability>L2_HalfPunc_CN</ability>
      <abilityName>全半角问题</abilityName>
      <candidateList>
        <item>：</item>
      </candidateList>
      <explain>文本全半角错误。</explain>
      <paraID>45C13477</paraID>
      <start>4</start>
      <end>5</end>
      <status>modified</status>
      <modifiedWord>：</modifiedWord>
      <trackRevisions>false</trackRevisions>
    </reviewItem>
    <reviewItem>
      <errorID>30dd5bdc-054c-4b97-9139-c4ad88c71209</errorID>
      <errorWord>-</errorWord>
      <group>L1_Format</group>
      <groupName>格式问题</groupName>
      <ability>L2_HalfPunc_CN</ability>
      <abilityName>全半角问题</abilityName>
      <candidateList>
        <item>－</item>
      </candidateList>
      <explain>文本全半角错误。</explain>
      <paraID>76BAAB4B</paraID>
      <start>2</start>
      <end>3</end>
      <status>modified</status>
      <modifiedWord>－</modifiedWord>
      <trackRevisions>false</trackRevisions>
    </reviewItem>
    <reviewItem>
      <errorID>19179848-5b1c-4551-a2a5-6ca87787eccb</errorID>
      <errorWord>-</errorWord>
      <group>L1_Format</group>
      <groupName>格式问题</groupName>
      <ability>L2_HalfPunc_CN</ability>
      <abilityName>全半角问题</abilityName>
      <candidateList>
        <item>－</item>
      </candidateList>
      <explain>文本全半角错误。</explain>
      <paraID>56A3CA4E</paraID>
      <start>4</start>
      <end>5</end>
      <status>modified</status>
      <modifiedWord>－</modifiedWord>
      <trackRevisions>false</trackRevisions>
    </reviewItem>
    <reviewItem>
      <errorID>baa98e59-1964-4a25-b652-74360b098874</errorID>
      <errorWord>:</errorWord>
      <group>L1_Format</group>
      <groupName>格式问题</groupName>
      <ability>L2_HalfPunc_CN</ability>
      <abilityName>全半角问题</abilityName>
      <candidateList>
        <item>：</item>
      </candidateList>
      <explain>文本全半角错误。</explain>
      <paraID>72EEBE8D</paraID>
      <start>4</start>
      <end>5</end>
      <status>modified</status>
      <modifiedWord>：</modifiedWord>
      <trackRevisions>false</trackRevisions>
    </reviewItem>
    <reviewItem>
      <errorID>cb382dd6-7a12-4cec-82ca-bf891780b4a3</errorID>
      <errorWord>-</errorWord>
      <group>L1_Format</group>
      <groupName>格式问题</groupName>
      <ability>L2_HalfPunc_CN</ability>
      <abilityName>全半角问题</abilityName>
      <candidateList>
        <item>－</item>
      </candidateList>
      <explain>文本全半角错误。</explain>
      <paraID>4F10AB4A</paraID>
      <start>6</start>
      <end>7</end>
      <status>modified</status>
      <modifiedWord>－</modifiedWord>
      <trackRevisions>false</trackRevisions>
    </reviewItem>
    <reviewItem>
      <errorID>1bdea049-a79b-4560-8dd9-8c6478c26a72</errorID>
      <errorWord>:</errorWord>
      <group>L1_Format</group>
      <groupName>格式问题</groupName>
      <ability>L2_HalfPunc_CN</ability>
      <abilityName>全半角问题</abilityName>
      <candidateList>
        <item>：</item>
      </candidateList>
      <explain>文本全半角错误。</explain>
      <paraID>6E820D71</paraID>
      <start>4</start>
      <end>5</end>
      <status>modified</status>
      <modifiedWord>：</modifiedWord>
      <trackRevisions>false</trackRevisions>
    </reviewItem>
    <reviewItem>
      <errorID>e15305a4-0610-4754-888a-a19018008e23</errorID>
      <errorWord>-</errorWord>
      <group>L1_Format</group>
      <groupName>格式问题</groupName>
      <ability>L2_HalfPunc_CN</ability>
      <abilityName>全半角问题</abilityName>
      <candidateList>
        <item>－</item>
      </candidateList>
      <explain>文本全半角错误。</explain>
      <paraID> 53CF4B6</paraID>
      <start>2</start>
      <end>3</end>
      <status>modified</status>
      <modifiedWord>－</modifiedWord>
      <trackRevisions>false</trackRevisions>
    </reviewItem>
    <reviewItem>
      <errorID>b03808b0-b195-4bc7-9dc0-eb3274c98a64</errorID>
      <errorWord>-</errorWord>
      <group>L1_Format</group>
      <groupName>格式问题</groupName>
      <ability>L2_HalfPunc_CN</ability>
      <abilityName>全半角问题</abilityName>
      <candidateList>
        <item>－</item>
      </candidateList>
      <explain>文本全半角错误。</explain>
      <paraID>6E098478</paraID>
      <start>4</start>
      <end>5</end>
      <status>modified</status>
      <modifiedWord>－</modifiedWord>
      <trackRevisions>false</trackRevisions>
    </reviewItem>
    <reviewItem>
      <errorID>02402398-222b-4935-9e3b-6d972af3760c</errorID>
      <errorWord>-</errorWord>
      <group>L1_Format</group>
      <groupName>格式问题</groupName>
      <ability>L2_HalfPunc_CN</ability>
      <abilityName>全半角问题</abilityName>
      <candidateList>
        <item>－</item>
      </candidateList>
      <explain>文本全半角错误。</explain>
      <paraID> 277983E</paraID>
      <start>4</start>
      <end>5</end>
      <status>modified</status>
      <modifiedWord>－</modifiedWord>
      <trackRevisions>false</trackRevisions>
    </reviewItem>
    <reviewItem>
      <errorID>b2eba3b6-b198-4ed0-b2fc-cd9dfc744ca7</errorID>
      <errorWord>模版</errorWord>
      <group>L1_Word</group>
      <groupName>字词问题</groupName>
      <ability>L2_Typo</ability>
      <abilityName>字词错误</abilityName>
      <candidateList>
        <item>模板</item>
      </candidateList>
      <explain>存在发音相同字词的误用。</explain>
      <paraID>51FE4599</paraID>
      <start>7</start>
      <end>9</end>
      <status>modified</status>
      <modifiedWord>模板</modifiedWord>
      <trackRevisions>false</trackRevisions>
    </reviewItem>
    <reviewItem>
      <errorID>164d8784-ec5a-465e-bd59-43e6cf5379cc</errorID>
      <errorWord>:</errorWord>
      <group>L1_Format</group>
      <groupName>格式问题</groupName>
      <ability>L2_HalfPunc_CN</ability>
      <abilityName>全半角问题</abilityName>
      <candidateList>
        <item>：</item>
      </candidateList>
      <explain>文本全半角错误。</explain>
      <paraID>7E8000EE</paraID>
      <start>4</start>
      <end>5</end>
      <status>modified</status>
      <modifiedWord>：</modifiedWord>
      <trackRevisions>false</trackRevisions>
    </reviewItem>
    <reviewItem>
      <errorID>283f5eb6-5b85-4f84-8b5f-acda655b36c8</errorID>
      <errorWord>:</errorWord>
      <group>L1_Format</group>
      <groupName>格式问题</groupName>
      <ability>L2_HalfPunc_CN</ability>
      <abilityName>全半角问题</abilityName>
      <candidateList>
        <item>：</item>
      </candidateList>
      <explain>文本全半角错误。</explain>
      <paraID>6A5535C4</paraID>
      <start>4</start>
      <end>5</end>
      <status>modified</status>
      <modifiedWord>：</modifiedWord>
      <trackRevisions>false</trackRevisions>
    </reviewItem>
    <reviewItem>
      <errorID>9b41e1b4-37f0-46ad-9fa0-55a81dfb78ca</errorID>
      <errorWord>:</errorWord>
      <group>L1_Format</group>
      <groupName>格式问题</groupName>
      <ability>L2_HalfPunc_CN</ability>
      <abilityName>全半角问题</abilityName>
      <candidateList>
        <item>：</item>
      </candidateList>
      <explain>文本全半角错误。</explain>
      <paraID> 233D6E2</paraID>
      <start>6</start>
      <end>7</end>
      <status>modified</status>
      <modifiedWord>：</modifiedWord>
      <trackRevisions>false</trackRevisions>
    </reviewItem>
    <reviewItem>
      <errorID>a674e636-750f-4674-b55c-f553923503df</errorID>
      <errorWord>模版</errorWord>
      <group>L1_Word</group>
      <groupName>字词问题</groupName>
      <ability>L2_Typo</ability>
      <abilityName>字词错误</abilityName>
      <candidateList>
        <item>模板</item>
      </candidateList>
      <explain>存在发音相同字词的误用。</explain>
      <paraID>1CBD7A4B</paraID>
      <start>13</start>
      <end>15</end>
      <status>modified</status>
      <modifiedWord>模板</modifiedWord>
      <trackRevisions>false</trackRevisions>
    </reviewItem>
    <reviewItem>
      <errorID>918677f6-3336-4730-97b2-beb9047a25f6</errorID>
      <errorWord>-</errorWord>
      <group>L1_Format</group>
      <groupName>格式问题</groupName>
      <ability>L2_HalfPunc_CN</ability>
      <abilityName>全半角问题</abilityName>
      <candidateList>
        <item>－</item>
      </candidateList>
      <explain>文本全半角错误。</explain>
      <paraID>27132584</paraID>
      <start>16</start>
      <end>17</end>
      <status>modified</status>
      <modifiedWord>－</modifiedWord>
      <trackRevisions>false</trackRevisions>
    </reviewItem>
    <reviewItem>
      <errorID>7d4a5aaa-c581-47b3-9313-83472d621373</errorID>
      <errorWord>点击后</errorWord>
      <group>L1_Word</group>
      <groupName>字词问题</groupName>
      <ability>L2_Typo</ability>
      <abilityName>字词错误</abilityName>
      <candidateList>
        <item>点击</item>
      </candidateList>
      <explain/>
      <paraID>37ADED9F</paraID>
      <start>0</start>
      <end>2</end>
      <status>modified</status>
      <modifiedWord>点击</modifiedWord>
      <trackRevisions>false</trackRevisions>
    </reviewItem>
    <reviewItem>
      <errorID>cdb2f401-270e-4685-8682-e89fb5f8bf3e</errorID>
      <errorWord>:</errorWord>
      <group>L1_Format</group>
      <groupName>格式问题</groupName>
      <ability>L2_HalfPunc_CN</ability>
      <abilityName>全半角问题</abilityName>
      <candidateList>
        <item>：</item>
      </candidateList>
      <explain>文本全半角错误。</explain>
      <paraID>23189AD3</paraID>
      <start>4</start>
      <end>5</end>
      <status>modified</status>
      <modifiedWord>：</modifiedWord>
      <trackRevisions>false</trackRevisions>
    </reviewItem>
    <reviewItem>
      <errorID>3634fabd-b042-40cf-be5e-5d703252e041</errorID>
      <errorWord>:</errorWord>
      <group>L1_Format</group>
      <groupName>格式问题</groupName>
      <ability>L2_HalfPunc_CN</ability>
      <abilityName>全半角问题</abilityName>
      <candidateList>
        <item>：</item>
      </candidateList>
      <explain>文本全半角错误。</explain>
      <paraID>165CA5B6</paraID>
      <start>4</start>
      <end>5</end>
      <status>modified</status>
      <modifiedWord>：</modifiedWord>
      <trackRevisions>false</trackRevisions>
    </reviewItem>
    <reviewItem>
      <errorID>242b2e7c-da27-4d64-9dd5-148135c918ac</errorID>
      <errorWord>:</errorWord>
      <group>L1_Format</group>
      <groupName>格式问题</groupName>
      <ability>L2_HalfPunc_CN</ability>
      <abilityName>全半角问题</abilityName>
      <candidateList>
        <item>：</item>
      </candidateList>
      <explain>文本全半角错误。</explain>
      <paraID>125BA8DA</paraID>
      <start>6</start>
      <end>7</end>
      <status>modified</status>
      <modifiedWord>：</modifiedWord>
      <trackRevisions>false</trackRevisions>
    </reviewItem>
    <reviewItem>
      <errorID>1be08906-a2d7-4420-9fba-3f66b47e17da</errorID>
      <errorWord>模版</errorWord>
      <group>L1_Word</group>
      <groupName>字词问题</groupName>
      <ability>L2_Typo</ability>
      <abilityName>字词错误</abilityName>
      <candidateList>
        <item>模板</item>
      </candidateList>
      <explain>存在发音相同字词的误用。</explain>
      <paraID>5FA61D4B</paraID>
      <start>4</start>
      <end>6</end>
      <status>modified</status>
      <modifiedWord>模板</modifiedWord>
      <trackRevisions>false</trackRevisions>
    </reviewItem>
    <reviewItem>
      <errorID>c6287d05-08b4-43e1-895b-c7b49f999967</errorID>
      <errorWord>模版</errorWord>
      <group>L1_Word</group>
      <groupName>字词问题</groupName>
      <ability>L2_Typo</ability>
      <abilityName>字词错误</abilityName>
      <candidateList>
        <item>模板</item>
      </candidateList>
      <explain>存在发音相同字词的误用。</explain>
      <paraID>426A34B5</paraID>
      <start>18</start>
      <end>20</end>
      <status>modified</status>
      <modifiedWord>模板</modifiedWord>
      <trackRevisions>false</trackRevisions>
    </reviewItem>
    <reviewItem>
      <errorID>40041bf2-174e-4954-80a7-0607c10bba1b</errorID>
      <errorWord>模版</errorWord>
      <group>L1_Word</group>
      <groupName>字词问题</groupName>
      <ability>L2_Typo</ability>
      <abilityName>字词错误</abilityName>
      <candidateList>
        <item>模板</item>
      </candidateList>
      <explain>存在发音相同字词的误用。</explain>
      <paraID>426A34B5</paraID>
      <start>29</start>
      <end>31</end>
      <status>modified</status>
      <modifiedWord>模板</modifiedWord>
      <trackRevisions>false</trackRevisions>
    </reviewItem>
    <reviewItem>
      <errorID>6ef9bd7e-4084-4a55-9e32-10ee73d51a4e</errorID>
      <errorWord>:</errorWord>
      <group>L1_Format</group>
      <groupName>格式问题</groupName>
      <ability>L2_HalfPunc_CN</ability>
      <abilityName>全半角问题</abilityName>
      <candidateList>
        <item>：</item>
      </candidateList>
      <explain>文本全半角错误。</explain>
      <paraID>3F02F3B0</paraID>
      <start>4</start>
      <end>5</end>
      <status>modified</status>
      <modifiedWord>：</modifiedWord>
      <trackRevisions>false</trackRevisions>
    </reviewItem>
    <reviewItem>
      <errorID>26f54b89-be0b-4e96-b688-0b9827969484</errorID>
      <errorWord>:</errorWord>
      <group>L1_Format</group>
      <groupName>格式问题</groupName>
      <ability>L2_HalfPunc_CN</ability>
      <abilityName>全半角问题</abilityName>
      <candidateList>
        <item>：</item>
      </candidateList>
      <explain>文本全半角错误。</explain>
      <paraID> E3FF941</paraID>
      <start>4</start>
      <end>5</end>
      <status>modified</status>
      <modifiedWord>：</modifiedWord>
      <trackRevisions>false</trackRevisions>
    </reviewItem>
    <reviewItem>
      <errorID>db690601-fdce-4e3d-9348-34a13de26a2d</errorID>
      <errorWord>模版</errorWord>
      <group>L1_Word</group>
      <groupName>字词问题</groupName>
      <ability>L2_Typo</ability>
      <abilityName>字词错误</abilityName>
      <candidateList>
        <item>模板</item>
      </candidateList>
      <explain>存在发音相同字词的误用。</explain>
      <paraID> E3FF941</paraID>
      <start>15</start>
      <end>17</end>
      <status>modified</status>
      <modifiedWord>模板</modifiedWord>
      <trackRevisions>false</trackRevisions>
    </reviewItem>
    <reviewItem>
      <errorID>707ce077-e278-4184-9f3d-aebda49bc8f9</errorID>
      <errorWord>模版</errorWord>
      <group>L1_Word</group>
      <groupName>字词问题</groupName>
      <ability>L2_Typo</ability>
      <abilityName>字词错误</abilityName>
      <candidateList>
        <item>模板</item>
      </candidateList>
      <explain>存在发音相同字词的误用。</explain>
      <paraID> E3FF941</paraID>
      <start>20</start>
      <end>22</end>
      <status>modified</status>
      <modifiedWord>模板</modifiedWord>
      <trackRevisions>false</trackRevisions>
    </reviewItem>
    <reviewItem>
      <errorID>b8401fe4-154b-4a7b-9f17-bfb4ff5ad468</errorID>
      <errorWord>:</errorWord>
      <group>L1_Format</group>
      <groupName>格式问题</groupName>
      <ability>L2_HalfPunc_CN</ability>
      <abilityName>全半角问题</abilityName>
      <candidateList>
        <item>：</item>
      </candidateList>
      <explain>文本全半角错误。</explain>
      <paraID> 53860AC</paraID>
      <start>6</start>
      <end>7</end>
      <status>modified</status>
      <modifiedWord>：</modifiedWord>
      <trackRevisions>false</trackRevisions>
    </reviewItem>
    <reviewItem>
      <errorID>864a99af-fce5-49d2-8d44-33e56c63f4d8</errorID>
      <errorWord>模版</errorWord>
      <group>L1_Word</group>
      <groupName>字词问题</groupName>
      <ability>L2_Typo</ability>
      <abilityName>字词错误</abilityName>
      <candidateList>
        <item>模板</item>
      </candidateList>
      <explain>存在发音相同字词的误用。</explain>
      <paraID> 53860AC</paraID>
      <start>9</start>
      <end>11</end>
      <status>modified</status>
      <modifiedWord>模板</modifiedWord>
      <trackRevisions>false</trackRevisions>
    </reviewItem>
    <reviewItem>
      <errorID>53034675-021d-499e-8ca8-7b911024dc68</errorID>
      <errorWord>模版</errorWord>
      <group>L1_Word</group>
      <groupName>字词问题</groupName>
      <ability>L2_Typo</ability>
      <abilityName>字词错误</abilityName>
      <candidateList>
        <item>模板</item>
      </candidateList>
      <explain>存在发音相同字词的误用。</explain>
      <paraID>60B2095E</paraID>
      <start>13</start>
      <end>15</end>
      <status>modified</status>
      <modifiedWord>模板</modifiedWord>
      <trackRevisions>false</trackRevisions>
    </reviewItem>
    <reviewItem>
      <errorID>eca928cb-3905-4304-8a68-f7d3dff132c4</errorID>
      <errorWord>模版</errorWord>
      <group>L1_Word</group>
      <groupName>字词问题</groupName>
      <ability>L2_Typo</ability>
      <abilityName>字词错误</abilityName>
      <candidateList>
        <item>模板</item>
      </candidateList>
      <explain/>
      <paraID>5EB0BBB5</paraID>
      <start>18</start>
      <end>20</end>
      <status>modified</status>
      <modifiedWord>模板</modifiedWord>
      <trackRevisions>false</trackRevisions>
    </reviewItem>
    <reviewItem>
      <errorID>8f283556-5c38-4d4e-ace8-284d2b9dc108</errorID>
      <errorWord>模版</errorWord>
      <group>L1_Word</group>
      <groupName>字词问题</groupName>
      <ability>L2_Typo</ability>
      <abilityName>字词错误</abilityName>
      <candidateList>
        <item>模板</item>
      </candidateList>
      <explain>存在发音相同字词的误用。</explain>
      <paraID>5EB0BBB5</paraID>
      <start>28</start>
      <end>30</end>
      <status>modified</status>
      <modifiedWord>模板</modifiedWord>
      <trackRevisions>false</trackRevisions>
    </reviewItem>
    <reviewItem>
      <errorID>17161571-11ec-41e7-9663-811d08a4dd27</errorID>
      <errorWord>模版</errorWord>
      <group>L1_Word</group>
      <groupName>字词问题</groupName>
      <ability>L2_Typo</ability>
      <abilityName>字词错误</abilityName>
      <candidateList>
        <item>模板</item>
      </candidateList>
      <explain>存在发音相同字词的误用。</explain>
      <paraID>5EB0BBB5</paraID>
      <start>39</start>
      <end>41</end>
      <status>modified</status>
      <modifiedWord>模板</modifiedWord>
      <trackRevisions>false</trackRevisions>
    </reviewItem>
    <reviewItem>
      <errorID>d048c744-3775-44fd-be73-7cf52fffa8d8</errorID>
      <errorWord>是</errorWord>
      <group>L1_Word</group>
      <groupName>字词问题</groupName>
      <ability>L2_Typo</ability>
      <abilityName>字词错误</abilityName>
      <candidateList>
        <item>时</item>
      </candidateList>
      <explain/>
      <paraID>5EB0BBB5</paraID>
      <start>43</start>
      <end>44</end>
      <status>modified</status>
      <modifiedWord>时</modifiedWord>
      <trackRevisions>false</trackRevisions>
    </reviewItem>
    <reviewItem>
      <errorID>e1e3f9bf-0d4a-4f8e-8d22-3116d7893459</errorID>
      <errorWord>模版</errorWord>
      <group>L1_Word</group>
      <groupName>字词问题</groupName>
      <ability>L2_Typo</ability>
      <abilityName>字词错误</abilityName>
      <candidateList>
        <item>模板</item>
      </candidateList>
      <explain/>
      <paraID>5EB0BBB5</paraID>
      <start>68</start>
      <end>70</end>
      <status>modified</status>
      <modifiedWord>模板</modifiedWord>
      <trackRevisions>false</trackRevisions>
    </reviewItem>
    <reviewItem>
      <errorID>648ccec5-99e3-4613-abc1-6c2837610c21</errorID>
      <errorWord>模版</errorWord>
      <group>L1_Word</group>
      <groupName>字词问题</groupName>
      <ability>L2_Typo</ability>
      <abilityName>字词错误</abilityName>
      <candidateList>
        <item>模板</item>
      </candidateList>
      <explain/>
      <paraID>5EB0BBB5</paraID>
      <start>85</start>
      <end>87</end>
      <status>modified</status>
      <modifiedWord>模板</modifiedWord>
      <trackRevisions>false</trackRevisions>
    </reviewItem>
    <reviewItem>
      <errorID>117221ff-587d-43ad-a510-6821fb90965f</errorID>
      <errorWord>模版</errorWord>
      <group>L1_Word</group>
      <groupName>字词问题</groupName>
      <ability>L2_Typo</ability>
      <abilityName>字词错误</abilityName>
      <candidateList>
        <item>模板</item>
      </candidateList>
      <explain>存在发音相同字词的误用。</explain>
      <paraID>63070C7E</paraID>
      <start>28</start>
      <end>30</end>
      <status>modified</status>
      <modifiedWord>模板</modifiedWord>
      <trackRevisions>false</trackRevisions>
    </reviewItem>
    <reviewItem>
      <errorID>72d6aeda-ddb5-4f98-b1ba-e182e16f43e3</errorID>
      <errorWord>模版</errorWord>
      <group>L1_Word</group>
      <groupName>字词问题</groupName>
      <ability>L2_Typo</ability>
      <abilityName>字词错误</abilityName>
      <candidateList>
        <item>模板</item>
      </candidateList>
      <explain>存在发音相同字词的误用。</explain>
      <paraID>63070C7E</paraID>
      <start>39</start>
      <end>41</end>
      <status>modified</status>
      <modifiedWord>模板</modifiedWord>
      <trackRevisions>false</trackRevisions>
    </reviewItem>
    <reviewItem>
      <errorID>2ffdd3f1-aa36-46a2-a7c6-e1702f9a0b89</errorID>
      <errorWord>模版</errorWord>
      <group>L1_Word</group>
      <groupName>字词问题</groupName>
      <ability>L2_Typo</ability>
      <abilityName>字词错误</abilityName>
      <candidateList>
        <item>模板</item>
      </candidateList>
      <explain/>
      <paraID>63070C7E</paraID>
      <start>72</start>
      <end>74</end>
      <status>modified</status>
      <modifiedWord>模板</modifiedWord>
      <trackRevisions>false</trackRevisions>
    </reviewItem>
    <reviewItem>
      <errorID>e78cf087-ceea-42d2-85c0-ebc778cb4338</errorID>
      <errorWord>模版</errorWord>
      <group>L1_Word</group>
      <groupName>字词问题</groupName>
      <ability>L2_Typo</ability>
      <abilityName>字词错误</abilityName>
      <candidateList>
        <item>模板</item>
      </candidateList>
      <explain>存在发音相同字词的误用。</explain>
      <paraID>72BC9E55</paraID>
      <start>9</start>
      <end>11</end>
      <status>modified</status>
      <modifiedWord>模板</modifiedWord>
      <trackRevisions>false</trackRevisions>
    </reviewItem>
    <reviewItem>
      <errorID>303c450d-843b-489b-8488-cbf65b2aaee8</errorID>
      <errorWord>模版</errorWord>
      <group>L1_Word</group>
      <groupName>字词问题</groupName>
      <ability>L2_Typo</ability>
      <abilityName>字词错误</abilityName>
      <candidateList>
        <item>模板</item>
      </candidateList>
      <explain>存在发音相同字词的误用。</explain>
      <paraID>72BC9E55</paraID>
      <start>14</start>
      <end>16</end>
      <status>modified</status>
      <modifiedWord>模板</modifiedWord>
      <trackRevisions>false</trackRevisions>
    </reviewItem>
    <reviewItem>
      <errorID>e401aa82-d4b3-47fb-a1b5-00cf50082307</errorID>
      <errorWord>模版</errorWord>
      <group>L1_Word</group>
      <groupName>字词问题</groupName>
      <ability>L2_Typo</ability>
      <abilityName>字词错误</abilityName>
      <candidateList>
        <item>模板</item>
      </candidateList>
      <explain>存在发音相同字词的误用。</explain>
      <paraID>409AAE96</paraID>
      <start>8</start>
      <end>10</end>
      <status>modified</status>
      <modifiedWord>模板</modifiedWord>
      <trackRevisions>false</trackRevisions>
    </reviewItem>
    <reviewItem>
      <errorID>492c0a8e-ffee-44ce-bfc6-b28fa9d7ffab</errorID>
      <errorWord>模版</errorWord>
      <group>L1_Word</group>
      <groupName>字词问题</groupName>
      <ability>L2_Typo</ability>
      <abilityName>字词错误</abilityName>
      <candidateList>
        <item>模板</item>
      </candidateList>
      <explain/>
      <paraID>608A4DCC</paraID>
      <start>2</start>
      <end>4</end>
      <status>modified</status>
      <modifiedWord>模板</modifiedWord>
      <trackRevisions>false</trackRevisions>
    </reviewItem>
    <reviewItem>
      <errorID>8d7bf17d-bd87-4f47-b057-42ecc494d39c</errorID>
      <errorWord>模版</errorWord>
      <group>L1_Word</group>
      <groupName>字词问题</groupName>
      <ability>L2_Typo</ability>
      <abilityName>字词错误</abilityName>
      <candidateList>
        <item>模板</item>
      </candidateList>
      <explain>存在发音相同字词的误用。</explain>
      <paraID>45FA127B</paraID>
      <start>4</start>
      <end>6</end>
      <status>modified</status>
      <modifiedWord>模板</modifiedWord>
      <trackRevisions>false</trackRevisions>
    </reviewItem>
    <reviewItem>
      <errorID>30c30b4e-3534-4978-b674-019c36eadc2d</errorID>
      <errorWord>模版</errorWord>
      <group>L1_Word</group>
      <groupName>字词问题</groupName>
      <ability>L2_Typo</ability>
      <abilityName>字词错误</abilityName>
      <candidateList>
        <item>模板</item>
      </candidateList>
      <explain>存在发音相同字词的误用。</explain>
      <paraID>45FA127B</paraID>
      <start>9</start>
      <end>11</end>
      <status>modified</status>
      <modifiedWord>模板</modifiedWord>
      <trackRevisions>false</trackRevisions>
    </reviewItem>
    <reviewItem>
      <errorID>b8d8017e-b6f4-461f-b69d-4ef6eae8c71d</errorID>
      <errorWord>-</errorWord>
      <group>L1_Format</group>
      <groupName>格式问题</groupName>
      <ability>L2_HalfPunc_CN</ability>
      <abilityName>全半角问题</abilityName>
      <candidateList>
        <item>－</item>
      </candidateList>
      <explain>文本全半角错误。</explain>
      <paraID>1C81A5AD</paraID>
      <start>14</start>
      <end>15</end>
      <status>modified</status>
      <modifiedWord>－</modifiedWord>
      <trackRevisions>false</trackRevisions>
    </reviewItem>
    <reviewItem>
      <errorID>26e143b4-3988-40bf-98de-1fceadb0a98f</errorID>
      <errorWord>模版</errorWord>
      <group>L1_Word</group>
      <groupName>字词问题</groupName>
      <ability>L2_Typo</ability>
      <abilityName>字词错误</abilityName>
      <candidateList>
        <item>模板</item>
      </candidateList>
      <explain>存在发音相同字词的误用。</explain>
      <paraID>3905E278</paraID>
      <start>2</start>
      <end>4</end>
      <status>modified</status>
      <modifiedWord>模板</modifiedWord>
      <trackRevisions>false</trackRevisions>
    </reviewItem>
    <reviewItem>
      <errorID>6e13594d-f77f-48cf-b5b9-bc9fa1cd9000</errorID>
      <errorWord>模版</errorWord>
      <group>L1_Word</group>
      <groupName>字词问题</groupName>
      <ability>L2_Typo</ability>
      <abilityName>字词错误</abilityName>
      <candidateList>
        <item>模板</item>
      </candidateList>
      <explain>存在发音相同字词的误用。</explain>
      <paraID>15E0F685</paraID>
      <start>7</start>
      <end>9</end>
      <status>modified</status>
      <modifiedWord>模板</modifiedWord>
      <trackRevisions>false</trackRevisions>
    </reviewItem>
    <reviewItem>
      <errorID>4f06104d-add0-481e-9fd0-5bdf5a767492</errorID>
      <errorWord>模版</errorWord>
      <group>L1_Word</group>
      <groupName>字词问题</groupName>
      <ability>L2_Typo</ability>
      <abilityName>字词错误</abilityName>
      <candidateList>
        <item>模板</item>
      </candidateList>
      <explain>存在发音相同字词的误用。</explain>
      <paraID>15E0F685</paraID>
      <start>13</start>
      <end>15</end>
      <status>modified</status>
      <modifiedWord>模板</modifiedWord>
      <trackRevisions>false</trackRevisions>
    </reviewItem>
    <reviewItem>
      <errorID>2d5c86b8-e5bb-4839-8757-21df6896b0c7</errorID>
      <errorWord>模版</errorWord>
      <group>L1_Word</group>
      <groupName>字词问题</groupName>
      <ability>L2_Typo</ability>
      <abilityName>字词错误</abilityName>
      <candidateList>
        <item>模板</item>
      </candidateList>
      <explain>存在发音相同字词的误用。</explain>
      <paraID>77D36294</paraID>
      <start>7</start>
      <end>9</end>
      <status>modified</status>
      <modifiedWord>模板</modifiedWord>
      <trackRevisions>false</trackRevisions>
    </reviewItem>
    <reviewItem>
      <errorID>16595a38-cc93-4d12-b19d-ed0a86968788</errorID>
      <errorWord>模版</errorWord>
      <group>L1_Word</group>
      <groupName>字词问题</groupName>
      <ability>L2_Typo</ability>
      <abilityName>字词错误</abilityName>
      <candidateList>
        <item>模板</item>
      </candidateList>
      <explain>存在发音相同字词的误用。</explain>
      <paraID>77D36294</paraID>
      <start>10</start>
      <end>12</end>
      <status>modified</status>
      <modifiedWord>模板</modifiedWord>
      <trackRevisions>false</trackRevisions>
    </reviewItem>
    <reviewItem>
      <errorID>876211e7-a611-4cd0-acdc-cc2c4055f860</errorID>
      <errorWord>模版</errorWord>
      <group>L1_Word</group>
      <groupName>字词问题</groupName>
      <ability>L2_Typo</ability>
      <abilityName>字词错误</abilityName>
      <candidateList>
        <item>模板</item>
      </candidateList>
      <explain>存在发音相同字词的误用。</explain>
      <paraID>73E24876</paraID>
      <start>8</start>
      <end>10</end>
      <status>modified</status>
      <modifiedWord>模板</modifiedWord>
      <trackRevisions>false</trackRevisions>
    </reviewItem>
    <reviewItem>
      <errorID>3c71e61e-b0e4-48ef-af38-cec700b55b43</errorID>
      <errorWord>模版</errorWord>
      <group>L1_Word</group>
      <groupName>字词问题</groupName>
      <ability>L2_Typo</ability>
      <abilityName>字词错误</abilityName>
      <candidateList>
        <item>模板</item>
      </candidateList>
      <explain>存在发音相同字词的误用。</explain>
      <paraID>68015FD7</paraID>
      <start>25</start>
      <end>27</end>
      <status>modified</status>
      <modifiedWord>模板</modifiedWord>
      <trackRevisions>false</trackRevisions>
    </reviewItem>
    <reviewItem>
      <errorID>b4c7d555-ee88-494a-8243-6a3d512cf5d6</errorID>
      <errorWord>模版</errorWord>
      <group>L1_Word</group>
      <groupName>字词问题</groupName>
      <ability>L2_Typo</ability>
      <abilityName>字词错误</abilityName>
      <candidateList>
        <item>模板</item>
      </candidateList>
      <explain>存在发音相同字词的误用。</explain>
      <paraID>68015FD7</paraID>
      <start>36</start>
      <end>38</end>
      <status>modified</status>
      <modifiedWord>模板</modifiedWord>
      <trackRevisions>false</trackRevisions>
    </reviewItem>
    <reviewItem>
      <errorID>d24c403c-ce18-43de-a38d-aa870705736a</errorID>
      <errorWord>:</errorWord>
      <group>L1_Format</group>
      <groupName>格式问题</groupName>
      <ability>L2_HalfPunc_CN</ability>
      <abilityName>全半角问题</abilityName>
      <candidateList>
        <item>：</item>
      </candidateList>
      <explain>文本全半角错误。</explain>
      <paraID> 6054B4D</paraID>
      <start>4</start>
      <end>5</end>
      <status>modified</status>
      <modifiedWord>：</modifiedWord>
      <trackRevisions>false</trackRevisions>
    </reviewItem>
    <reviewItem>
      <errorID>8a3d855d-07ee-4f20-838a-750631608ecb</errorID>
      <errorWord>:</errorWord>
      <group>L1_Format</group>
      <groupName>格式问题</groupName>
      <ability>L2_HalfPunc_CN</ability>
      <abilityName>全半角问题</abilityName>
      <candidateList>
        <item>：</item>
      </candidateList>
      <explain>文本全半角错误。</explain>
      <paraID>24C95AE2</paraID>
      <start>4</start>
      <end>5</end>
      <status>modified</status>
      <modifiedWord>：</modifiedWord>
      <trackRevisions>false</trackRevisions>
    </reviewItem>
    <reviewItem>
      <errorID>8ac06c81-8698-461d-b5e3-49622089d860</errorID>
      <errorWord>模版</errorWord>
      <group>L1_Word</group>
      <groupName>字词问题</groupName>
      <ability>L2_Typo</ability>
      <abilityName>字词错误</abilityName>
      <candidateList>
        <item>模板</item>
      </candidateList>
      <explain/>
      <paraID>24C95AE2</paraID>
      <start>9</start>
      <end>11</end>
      <status>modified</status>
      <modifiedWord>模板</modifiedWord>
      <trackRevisions>false</trackRevisions>
    </reviewItem>
    <reviewItem>
      <errorID>6c882e74-0ded-4094-bc20-7027da81d5b6</errorID>
      <errorWord>:</errorWord>
      <group>L1_Format</group>
      <groupName>格式问题</groupName>
      <ability>L2_HalfPunc_CN</ability>
      <abilityName>全半角问题</abilityName>
      <candidateList>
        <item>：</item>
      </candidateList>
      <explain>文本全半角错误。</explain>
      <paraID>3558F0FE</paraID>
      <start>6</start>
      <end>7</end>
      <status>modified</status>
      <modifiedWord>：</modifiedWord>
      <trackRevisions>false</trackRevisions>
    </reviewItem>
    <reviewItem>
      <errorID>1ba9b2a4-6d1a-4ff4-8444-2f605c6cb76b</errorID>
      <errorWord>模版</errorWord>
      <group>L1_Word</group>
      <groupName>字词问题</groupName>
      <ability>L2_Typo</ability>
      <abilityName>字词错误</abilityName>
      <candidateList>
        <item>模板</item>
      </candidateList>
      <explain/>
      <paraID> 4A81490</paraID>
      <start>4</start>
      <end>6</end>
      <status>modified</status>
      <modifiedWord>模板</modifiedWord>
      <trackRevisions>false</trackRevisions>
    </reviewItem>
    <reviewItem>
      <errorID>3301cf9d-4f8b-45ef-a645-0e7e26b8a068</errorID>
      <errorWord>模版</errorWord>
      <group>L1_Word</group>
      <groupName>字词问题</groupName>
      <ability>L2_Typo</ability>
      <abilityName>字词错误</abilityName>
      <candidateList>
        <item>模板</item>
      </candidateList>
      <explain/>
      <paraID>33CE1070</paraID>
      <start>10</start>
      <end>12</end>
      <status>modified</status>
      <modifiedWord>模板</modifiedWord>
      <trackRevisions>false</trackRevisions>
    </reviewItem>
    <reviewItem>
      <errorID>1fd3b093-ae8a-4341-911b-5f9f1d8f453c</errorID>
      <errorWord>模版</errorWord>
      <group>L1_Word</group>
      <groupName>字词问题</groupName>
      <ability>L2_Typo</ability>
      <abilityName>字词错误</abilityName>
      <candidateList>
        <item>模板</item>
      </candidateList>
      <explain>存在发音相同字词的误用。</explain>
      <paraID>20E58293</paraID>
      <start>2</start>
      <end>4</end>
      <status>modified</status>
      <modifiedWord>模板</modifiedWord>
      <trackRevisions>false</trackRevisions>
    </reviewItem>
    <reviewItem>
      <errorID>9033641f-5dd4-4be0-8b71-d4f187ee17d9</errorID>
      <errorWord>:</errorWord>
      <group>L1_Format</group>
      <groupName>格式问题</groupName>
      <ability>L2_HalfPunc_CN</ability>
      <abilityName>全半角问题</abilityName>
      <candidateList>
        <item>：</item>
      </candidateList>
      <explain>文本全半角错误。</explain>
      <paraID>10517715</paraID>
      <start>4</start>
      <end>5</end>
      <status>modified</status>
      <modifiedWord>：</modifiedWord>
      <trackRevisions>false</trackRevisions>
    </reviewItem>
    <reviewItem>
      <errorID>18466924-2247-4457-a8bf-3d40a0aef26e</errorID>
      <errorWord>、、</errorWord>
      <group>L1_Punc</group>
      <groupName>标点问题</groupName>
      <ability>L2_Punc_CN</ability>
      <abilityName>标点符号问题</abilityName>
      <candidateList>
        <item>、</item>
      </candidateList>
      <explain/>
      <paraID>50E53ACC</paraID>
      <start>9</start>
      <end>10</end>
      <status>modified</status>
      <modifiedWord>、</modifiedWord>
      <trackRevisions>false</trackRevisions>
    </reviewItem>
    <reviewItem>
      <errorID>59103595-2d35-4fbc-8ffb-91db7b20df8e</errorID>
      <errorWord>:</errorWord>
      <group>L1_Format</group>
      <groupName>格式问题</groupName>
      <ability>L2_HalfPunc_CN</ability>
      <abilityName>全半角问题</abilityName>
      <candidateList>
        <item>：</item>
      </candidateList>
      <explain>文本全半角错误。</explain>
      <paraID>65989B83</paraID>
      <start>6</start>
      <end>7</end>
      <status>modified</status>
      <modifiedWord>：</modifiedWord>
      <trackRevisions>false</trackRevisions>
    </reviewItem>
    <reviewItem>
      <errorID>4e86d91e-f3db-4a1d-8af1-087b47822880</errorID>
      <errorWord>后督管理</errorWord>
      <group>L1_Word</group>
      <groupName>字词问题</groupName>
      <ability>L2_Typo</ability>
      <abilityName>字词错误</abilityName>
      <candidateList>
        <item>后台管理</item>
      </candidateList>
      <explain/>
      <paraID>405BBB49</paraID>
      <start>18</start>
      <end>22</end>
      <status>modified</status>
      <modifiedWord>后台管理</modifiedWord>
      <trackRevisions>false</trackRevisions>
    </reviewItem>
    <reviewItem>
      <errorID>ec154e5c-6188-4edd-978b-767288376515</errorID>
      <errorWord>:</errorWord>
      <group>L1_Format</group>
      <groupName>格式问题</groupName>
      <ability>L2_HalfPunc_CN</ability>
      <abilityName>全半角问题</abilityName>
      <candidateList>
        <item>：</item>
      </candidateList>
      <explain>文本全半角错误。</explain>
      <paraID> 75DA7F5</paraID>
      <start>4</start>
      <end>5</end>
      <status>modified</status>
      <modifiedWord>：</modifiedWord>
      <trackRevisions>false</trackRevisions>
    </reviewItem>
    <reviewItem>
      <errorID>14b7ec55-fd55-49c7-99f0-9cf9086c8958</errorID>
      <errorWord>:</errorWord>
      <group>L1_Format</group>
      <groupName>格式问题</groupName>
      <ability>L2_HalfPunc_CN</ability>
      <abilityName>全半角问题</abilityName>
      <candidateList>
        <item>：</item>
      </candidateList>
      <explain>文本全半角错误。</explain>
      <paraID>1F6737BF</paraID>
      <start>4</start>
      <end>5</end>
      <status>modified</status>
      <modifiedWord>：</modifiedWord>
      <trackRevisions>false</trackRevisions>
    </reviewItem>
    <reviewItem>
      <errorID>5b9be84b-26a6-436e-9787-0f9f2806acb5</errorID>
      <errorWord>:</errorWord>
      <group>L1_Format</group>
      <groupName>格式问题</groupName>
      <ability>L2_HalfPunc_CN</ability>
      <abilityName>全半角问题</abilityName>
      <candidateList>
        <item>：</item>
      </candidateList>
      <explain>文本全半角错误。</explain>
      <paraID>44741E7D</paraID>
      <start>6</start>
      <end>7</end>
      <status>modified</status>
      <modifiedWord>：</modifiedWord>
      <trackRevisions>false</trackRevisions>
    </reviewItem>
    <reviewItem>
      <errorID>9b24204f-d677-4155-b365-27e505026256</errorID>
      <errorWord>：</errorWord>
      <group>L1_Format</group>
      <groupName>格式问题</groupName>
      <ability>L2_HalfPunc_CN</ability>
      <abilityName>全半角问题</abilityName>
      <candidateList>
        <item>:</item>
      </candidateList>
      <explain>文本全半角错误。</explain>
      <paraID>523B695E</paraID>
      <start>12</start>
      <end>13</end>
      <status>modified</status>
      <modifiedWord>:</modifiedWord>
      <trackRevisions>false</trackRevisions>
    </reviewItem>
    <reviewItem>
      <errorID>75331746-3727-420b-b7a5-357f1a4aa6d2</errorID>
      <errorWord>未未</errorWord>
      <group>L1_Word</group>
      <groupName>字词问题</groupName>
      <ability>L2_Typo</ability>
      <abilityName>字词错误</abilityName>
      <candidateList>
        <item>未</item>
      </candidateList>
      <explain/>
      <paraID>252CE645</paraID>
      <start>16</start>
      <end>17</end>
      <status>modified</status>
      <modifiedWord>未</modifiedWord>
      <trackRevisions>false</trackRevisions>
    </reviewItem>
    <reviewItem>
      <errorID>bb23b5ac-6655-4b11-a09c-998f732a2573</errorID>
      <errorWord>:</errorWord>
      <group>L1_Format</group>
      <groupName>格式问题</groupName>
      <ability>L2_HalfPunc_CN</ability>
      <abilityName>全半角问题</abilityName>
      <candidateList>
        <item>：</item>
      </candidateList>
      <explain>文本全半角错误。</explain>
      <paraID> 28803D3</paraID>
      <start>4</start>
      <end>5</end>
      <status>modified</status>
      <modifiedWord>：</modifiedWord>
      <trackRevisions>false</trackRevisions>
    </reviewItem>
    <reviewItem>
      <errorID>a773f728-9844-4785-b8b6-3b6282c9746e</errorID>
      <errorWord>:</errorWord>
      <group>L1_Format</group>
      <groupName>格式问题</groupName>
      <ability>L2_HalfPunc_CN</ability>
      <abilityName>全半角问题</abilityName>
      <candidateList>
        <item>：</item>
      </candidateList>
      <explain>文本全半角错误。</explain>
      <paraID>7B7A84D5</paraID>
      <start>4</start>
      <end>5</end>
      <status>modified</status>
      <modifiedWord>：</modifiedWord>
      <trackRevisions>false</trackRevisions>
    </reviewItem>
    <reviewItem>
      <errorID>af715143-b1b3-4e14-be04-84766fbf161e</errorID>
      <errorWord>:</errorWord>
      <group>L1_Format</group>
      <groupName>格式问题</groupName>
      <ability>L2_HalfPunc_CN</ability>
      <abilityName>全半角问题</abilityName>
      <candidateList>
        <item>：</item>
      </candidateList>
      <explain>文本全半角错误。</explain>
      <paraID>563B0418</paraID>
      <start>6</start>
      <end>7</end>
      <status>modified</status>
      <modifiedWord>：</modifiedWord>
      <trackRevisions>false</trackRevisions>
    </reviewItem>
    <reviewItem>
      <errorID>93a490b4-5b46-412a-aabb-41bd424a5697</errorID>
      <errorWord>:</errorWord>
      <group>L1_Format</group>
      <groupName>格式问题</groupName>
      <ability>L2_HalfPunc_CN</ability>
      <abilityName>全半角问题</abilityName>
      <candidateList>
        <item>：</item>
      </candidateList>
      <explain>文本全半角错误。</explain>
      <paraID> EF06039</paraID>
      <start>4</start>
      <end>5</end>
      <status>modified</status>
      <modifiedWord>：</modifiedWord>
      <trackRevisions>false</trackRevisions>
    </reviewItem>
    <reviewItem>
      <errorID>b398fc62-91d3-4911-8968-f3b502805ce2</errorID>
      <errorWord>:</errorWord>
      <group>L1_Format</group>
      <groupName>格式问题</groupName>
      <ability>L2_HalfPunc_CN</ability>
      <abilityName>全半角问题</abilityName>
      <candidateList>
        <item>：</item>
      </candidateList>
      <explain>文本全半角错误。</explain>
      <paraID>167015B1</paraID>
      <start>4</start>
      <end>5</end>
      <status>modified</status>
      <modifiedWord>：</modifiedWord>
      <trackRevisions>false</trackRevisions>
    </reviewItem>
    <reviewItem>
      <errorID>8be037d5-8d86-4552-b636-26de71493dcd</errorID>
      <errorWord>:</errorWord>
      <group>L1_Format</group>
      <groupName>格式问题</groupName>
      <ability>L2_HalfPunc_CN</ability>
      <abilityName>全半角问题</abilityName>
      <candidateList>
        <item>：</item>
      </candidateList>
      <explain>文本全半角错误。</explain>
      <paraID>57A6CD45</paraID>
      <start>6</start>
      <end>7</end>
      <status>modified</status>
      <modifiedWord>：</modifiedWord>
      <trackRevisions>false</trackRevisions>
    </reviewItem>
    <reviewItem>
      <errorID>9e10dbe2-49fd-4161-a0dd-c5b91ea7a3c6</errorID>
      <errorWord>:</errorWord>
      <group>L1_Format</group>
      <groupName>格式问题</groupName>
      <ability>L2_HalfPunc_CN</ability>
      <abilityName>全半角问题</abilityName>
      <candidateList>
        <item>：</item>
      </candidateList>
      <explain>文本全半角错误。</explain>
      <paraID>4786663D</paraID>
      <start>4</start>
      <end>5</end>
      <status>modified</status>
      <modifiedWord>：</modifiedWord>
      <trackRevisions>false</trackRevisions>
    </reviewItem>
    <reviewItem>
      <errorID>41d8626e-c3f1-4321-aa3d-fb56a20c679e</errorID>
      <errorWord>:</errorWord>
      <group>L1_Format</group>
      <groupName>格式问题</groupName>
      <ability>L2_HalfPunc_CN</ability>
      <abilityName>全半角问题</abilityName>
      <candidateList>
        <item>：</item>
      </candidateList>
      <explain>文本全半角错误。</explain>
      <paraID>3A85FD8E</paraID>
      <start>4</start>
      <end>5</end>
      <status>modified</status>
      <modifiedWord>：</modifiedWord>
      <trackRevisions>false</trackRevisions>
    </reviewItem>
    <reviewItem>
      <errorID>d2db3a12-75fb-4074-92dc-9ce024bd51f1</errorID>
      <errorWord>:</errorWord>
      <group>L1_Format</group>
      <groupName>格式问题</groupName>
      <ability>L2_HalfPunc_CN</ability>
      <abilityName>全半角问题</abilityName>
      <candidateList>
        <item>：</item>
      </candidateList>
      <explain>文本全半角错误。</explain>
      <paraID>6C8B30ED</paraID>
      <start>6</start>
      <end>7</end>
      <status>modified</status>
      <modifiedWord>：</modifiedWord>
      <trackRevisions>false</trackRevisions>
    </reviewItem>
    <reviewItem>
      <errorID>d6477b65-5649-484d-8c47-973578faff8f</errorID>
      <errorWord>项目的</errorWord>
      <group>L1_Word</group>
      <groupName>字词问题</groupName>
      <ability>L2_Typo</ability>
      <abilityName>字词错误</abilityName>
      <candidateList>
        <item>项目</item>
      </candidateList>
      <explain/>
      <paraID>7623463E</paraID>
      <start>3</start>
      <end>5</end>
      <status>modified</status>
      <modifiedWord>项目</modifiedWord>
      <trackRevisions>false</trackRevisions>
    </reviewItem>
    <reviewItem>
      <errorID>eea64415-2698-4c6c-834d-6d2c63516024</errorID>
      <errorWord>:</errorWord>
      <group>L1_Format</group>
      <groupName>格式问题</groupName>
      <ability>L2_HalfPunc_CN</ability>
      <abilityName>全半角问题</abilityName>
      <candidateList>
        <item>：</item>
      </candidateList>
      <explain>文本全半角错误。</explain>
      <paraID>37EB9D3A</paraID>
      <start>4</start>
      <end>5</end>
      <status>modified</status>
      <modifiedWord>：</modifiedWord>
      <trackRevisions>false</trackRevisions>
    </reviewItem>
    <reviewItem>
      <errorID>4b5f0cba-7622-47a4-8f2c-60bf079bea9c</errorID>
      <errorWord>:</errorWord>
      <group>L1_Format</group>
      <groupName>格式问题</groupName>
      <ability>L2_HalfPunc_CN</ability>
      <abilityName>全半角问题</abilityName>
      <candidateList>
        <item>：</item>
      </candidateList>
      <explain>文本全半角错误。</explain>
      <paraID> F39D4DA</paraID>
      <start>4</start>
      <end>5</end>
      <status>modified</status>
      <modifiedWord>：</modifiedWord>
      <trackRevisions>false</trackRevisions>
    </reviewItem>
    <reviewItem>
      <errorID>27b6e0b8-483c-4647-b09d-8e18976147e5</errorID>
      <errorWord>:</errorWord>
      <group>L1_Format</group>
      <groupName>格式问题</groupName>
      <ability>L2_HalfPunc_CN</ability>
      <abilityName>全半角问题</abilityName>
      <candidateList>
        <item>：</item>
      </candidateList>
      <explain>文本全半角错误。</explain>
      <paraID>654F759F</paraID>
      <start>6</start>
      <end>7</end>
      <status>modified</status>
      <modifiedWord>：</modifiedWord>
      <trackRevisions>false</trackRevisions>
    </reviewItem>
    <reviewItem>
      <errorID>391299ec-5ab0-4458-8a55-65bdcec63a93</errorID>
      <errorWord>起子</errorWord>
      <group>L1_Word</group>
      <groupName>字词问题</groupName>
      <ability>L2_Typo</ability>
      <abilityName>字词错误</abilityName>
      <candidateList>
        <item>其子</item>
      </candidateList>
      <explain>存在发音相同字词的误用。</explain>
      <paraID>7A808813</paraID>
      <start>36</start>
      <end>38</end>
      <status>modified</status>
      <modifiedWord>其子</modifiedWord>
      <trackRevisions>false</trackRevisions>
    </reviewItem>
    <reviewItem>
      <errorID>38857090-0cef-4932-81d4-1598e6702228</errorID>
      <errorWord>出</errorWord>
      <group>L1_Word</group>
      <groupName>字词问题</groupName>
      <ability>L2_Typo</ability>
      <abilityName>字词错误</abilityName>
      <candidateList>
        <item>处</item>
      </candidateList>
      <explain>存在发音相同字词的误用。</explain>
      <paraID>22F5B7A6</paraID>
      <start>7</start>
      <end>8</end>
      <status>modified</status>
      <modifiedWord>处</modifiedWord>
      <trackRevisions>false</trackRevisions>
    </reviewItem>
    <reviewItem>
      <errorID>dcbfc73a-6087-4da6-9b77-9e219422ccb4</errorID>
      <errorWord>:</errorWord>
      <group>L1_Format</group>
      <groupName>格式问题</groupName>
      <ability>L2_HalfPunc_CN</ability>
      <abilityName>全半角问题</abilityName>
      <candidateList>
        <item>：</item>
      </candidateList>
      <explain>文本全半角错误。</explain>
      <paraID>2C9625EF</paraID>
      <start>4</start>
      <end>5</end>
      <status>modified</status>
      <modifiedWord>：</modifiedWord>
      <trackRevisions>false</trackRevisions>
    </reviewItem>
    <reviewItem>
      <errorID>6faeb391-7249-4e39-80ec-43ad7cfaa656</errorID>
      <errorWord>:</errorWord>
      <group>L1_Format</group>
      <groupName>格式问题</groupName>
      <ability>L2_HalfPunc_CN</ability>
      <abilityName>全半角问题</abilityName>
      <candidateList>
        <item>：</item>
      </candidateList>
      <explain>文本全半角错误。</explain>
      <paraID>657DA947</paraID>
      <start>4</start>
      <end>5</end>
      <status>modified</status>
      <modifiedWord>：</modifiedWord>
      <trackRevisions>false</trackRevisions>
    </reviewItem>
    <reviewItem>
      <errorID>1d2612d8-7053-4f35-98f9-7f6ecd43f84e</errorID>
      <errorWord>:</errorWord>
      <group>L1_Format</group>
      <groupName>格式问题</groupName>
      <ability>L2_HalfPunc_CN</ability>
      <abilityName>全半角问题</abilityName>
      <candidateList>
        <item>：</item>
      </candidateList>
      <explain>文本全半角错误。</explain>
      <paraID>7D09FB67</paraID>
      <start>6</start>
      <end>7</end>
      <status>modified</status>
      <modifiedWord>：</modifiedWord>
      <trackRevisions>false</trackRevisions>
    </reviewItem>
    <reviewItem>
      <errorID>962bfd61-cfec-415d-b802-86ee6723aa6b</errorID>
      <errorWord>:</errorWord>
      <group>L1_Format</group>
      <groupName>格式问题</groupName>
      <ability>L2_HalfPunc_CN</ability>
      <abilityName>全半角问题</abilityName>
      <candidateList>
        <item>：</item>
      </candidateList>
      <explain>文本全半角错误。</explain>
      <paraID> E2B8A5F</paraID>
      <start>4</start>
      <end>5</end>
      <status>modified</status>
      <modifiedWord>：</modifiedWord>
      <trackRevisions>false</trackRevisions>
    </reviewItem>
    <reviewItem>
      <errorID>9eec8916-8ea8-4ddb-b55f-8f4e7e640085</errorID>
      <errorWord>:</errorWord>
      <group>L1_Format</group>
      <groupName>格式问题</groupName>
      <ability>L2_HalfPunc_CN</ability>
      <abilityName>全半角问题</abilityName>
      <candidateList>
        <item>：</item>
      </candidateList>
      <explain>文本全半角错误。</explain>
      <paraID>55EEF5AB</paraID>
      <start>4</start>
      <end>5</end>
      <status>modified</status>
      <modifiedWord>：</modifiedWord>
      <trackRevisions>false</trackRevisions>
    </reviewItem>
    <reviewItem>
      <errorID>482cb24d-2828-495c-a2f7-ae3ad6deb20e</errorID>
      <errorWord>:</errorWord>
      <group>L1_Format</group>
      <groupName>格式问题</groupName>
      <ability>L2_HalfPunc_CN</ability>
      <abilityName>全半角问题</abilityName>
      <candidateList>
        <item>：</item>
      </candidateList>
      <explain>文本全半角错误。</explain>
      <paraID>3D2FD9F3</paraID>
      <start>6</start>
      <end>7</end>
      <status>modified</status>
      <modifiedWord>：</modifiedWord>
      <trackRevisions>false</trackRevisions>
    </reviewItem>
    <reviewItem>
      <errorID>e6fc845e-c03f-480c-b451-bd09bbd62fe8</errorID>
      <errorWord>:</errorWord>
      <group>L1_Format</group>
      <groupName>格式问题</groupName>
      <ability>L2_HalfPunc_CN</ability>
      <abilityName>全半角问题</abilityName>
      <candidateList>
        <item>：</item>
      </candidateList>
      <explain>文本全半角错误。</explain>
      <paraID>6B81D557</paraID>
      <start>4</start>
      <end>5</end>
      <status>modified</status>
      <modifiedWord>：</modifiedWord>
      <trackRevisions>false</trackRevisions>
    </reviewItem>
    <reviewItem>
      <errorID>af587b61-02ed-44b8-bf67-3d7a1cd17c3b</errorID>
      <errorWord>:</errorWord>
      <group>L1_Format</group>
      <groupName>格式问题</groupName>
      <ability>L2_HalfPunc_CN</ability>
      <abilityName>全半角问题</abilityName>
      <candidateList>
        <item>：</item>
      </candidateList>
      <explain>文本全半角错误。</explain>
      <paraID>6FF87D8F</paraID>
      <start>4</start>
      <end>5</end>
      <status>modified</status>
      <modifiedWord>：</modifiedWord>
      <trackRevisions>false</trackRevisions>
    </reviewItem>
    <reviewItem>
      <errorID>0e47153f-b30f-4b23-a599-6a208edffe41</errorID>
      <errorWord>:</errorWord>
      <group>L1_Format</group>
      <groupName>格式问题</groupName>
      <ability>L2_HalfPunc_CN</ability>
      <abilityName>全半角问题</abilityName>
      <candidateList>
        <item>：</item>
      </candidateList>
      <explain>文本全半角错误。</explain>
      <paraID>29647550</paraID>
      <start>6</start>
      <end>7</end>
      <status>modified</status>
      <modifiedWord>：</modifiedWord>
      <trackRevisions>false</trackRevisions>
    </reviewItem>
    <reviewItem>
      <errorID>a085ee91-10f7-45a3-b31a-2e1e39da62c0</errorID>
      <errorWord>:</errorWord>
      <group>L1_Format</group>
      <groupName>格式问题</groupName>
      <ability>L2_HalfPunc_CN</ability>
      <abilityName>全半角问题</abilityName>
      <candidateList>
        <item>：</item>
      </candidateList>
      <explain>文本全半角错误。</explain>
      <paraID> 9976BCD</paraID>
      <start>4</start>
      <end>5</end>
      <status>modified</status>
      <modifiedWord>：</modifiedWord>
      <trackRevisions>false</trackRevisions>
    </reviewItem>
    <reviewItem>
      <errorID>3bc5bf1b-8037-44d0-87f7-d1fbdcd3b851</errorID>
      <errorWord>:</errorWord>
      <group>L1_Format</group>
      <groupName>格式问题</groupName>
      <ability>L2_HalfPunc_CN</ability>
      <abilityName>全半角问题</abilityName>
      <candidateList>
        <item>：</item>
      </candidateList>
      <explain>文本全半角错误。</explain>
      <paraID>61910124</paraID>
      <start>4</start>
      <end>5</end>
      <status>modified</status>
      <modifiedWord>：</modifiedWord>
      <trackRevisions>false</trackRevisions>
    </reviewItem>
    <reviewItem>
      <errorID>0f87b3ae-ce50-425c-84e8-52d9381b18df</errorID>
      <errorWord>:</errorWord>
      <group>L1_Format</group>
      <groupName>格式问题</groupName>
      <ability>L2_HalfPunc_CN</ability>
      <abilityName>全半角问题</abilityName>
      <candidateList>
        <item>：</item>
      </candidateList>
      <explain>文本全半角错误。</explain>
      <paraID> 7C18C15</paraID>
      <start>6</start>
      <end>7</end>
      <status>modified</status>
      <modifiedWord>：</modifiedWord>
      <trackRevisions>false</trackRevisions>
    </reviewItem>
    <reviewItem>
      <errorID>3da101fa-87b6-4d1f-a50f-5cdd20d16b7a</errorID>
      <errorWord>后督</errorWord>
      <group>L1_Word</group>
      <groupName>字词问题</groupName>
      <ability>L2_Typo</ability>
      <abilityName>字词错误</abilityName>
      <candidateList>
        <item>后勤</item>
      </candidateList>
      <explain/>
      <paraID>6D295712</paraID>
      <start>0</start>
      <end>2</end>
      <status>modified</status>
      <modifiedWord>后勤</modifiedWord>
      <trackRevisions>false</trackRevisions>
    </reviewItem>
    <reviewItem>
      <errorID>c8a4422b-ebf3-46d0-abc9-fb5e8a74fa36</errorID>
      <errorWord>:</errorWord>
      <group>L1_Format</group>
      <groupName>格式问题</groupName>
      <ability>L2_HalfPunc_CN</ability>
      <abilityName>全半角问题</abilityName>
      <candidateList>
        <item>：</item>
      </candidateList>
      <explain>文本全半角错误。</explain>
      <paraID>  C03B89</paraID>
      <start>4</start>
      <end>5</end>
      <status>modified</status>
      <modifiedWord>：</modifiedWord>
      <trackRevisions>false</trackRevisions>
    </reviewItem>
    <reviewItem>
      <errorID>e6fe211e-8941-4016-a5fd-bb6e1cd3d688</errorID>
      <errorWord>:</errorWord>
      <group>L1_Format</group>
      <groupName>格式问题</groupName>
      <ability>L2_HalfPunc_CN</ability>
      <abilityName>全半角问题</abilityName>
      <candidateList>
        <item>：</item>
      </candidateList>
      <explain>文本全半角错误。</explain>
      <paraID>15F8B4E2</paraID>
      <start>4</start>
      <end>5</end>
      <status>modified</status>
      <modifiedWord>：</modifiedWord>
      <trackRevisions>false</trackRevisions>
    </reviewItem>
    <reviewItem>
      <errorID>e3fba326-33a6-45e4-bee6-d5c04bb6c441</errorID>
      <errorWord>:</errorWord>
      <group>L1_Format</group>
      <groupName>格式问题</groupName>
      <ability>L2_HalfPunc_CN</ability>
      <abilityName>全半角问题</abilityName>
      <candidateList>
        <item>：</item>
      </candidateList>
      <explain>文本全半角错误。</explain>
      <paraID>52B15D47</paraID>
      <start>6</start>
      <end>7</end>
      <status>modified</status>
      <modifiedWord>：</modifiedWord>
      <trackRevisions>false</trackRevisions>
    </reviewItem>
    <reviewItem>
      <errorID>9c448a84-a3c2-4508-8d2e-7f76fc5dd787</errorID>
      <errorWord>:</errorWord>
      <group>L1_Format</group>
      <groupName>格式问题</groupName>
      <ability>L2_HalfPunc_CN</ability>
      <abilityName>全半角问题</abilityName>
      <candidateList>
        <item>：</item>
      </candidateList>
      <explain>文本全半角错误。</explain>
      <paraID>5C1D6F10</paraID>
      <start>4</start>
      <end>5</end>
      <status>modified</status>
      <modifiedWord>：</modifiedWord>
      <trackRevisions>false</trackRevisions>
    </reviewItem>
    <reviewItem>
      <errorID>1c48f089-edd9-408e-a440-2d5f9909f4ff</errorID>
      <errorWord>:</errorWord>
      <group>L1_Format</group>
      <groupName>格式问题</groupName>
      <ability>L2_HalfPunc_CN</ability>
      <abilityName>全半角问题</abilityName>
      <candidateList>
        <item>：</item>
      </candidateList>
      <explain>文本全半角错误。</explain>
      <paraID>5FD3DA21</paraID>
      <start>4</start>
      <end>5</end>
      <status>modified</status>
      <modifiedWord>：</modifiedWord>
      <trackRevisions>false</trackRevisions>
    </reviewItem>
    <reviewItem>
      <errorID>b08a7242-32a9-4c02-bd20-dc31a252849b</errorID>
      <errorWord>:</errorWord>
      <group>L1_Format</group>
      <groupName>格式问题</groupName>
      <ability>L2_HalfPunc_CN</ability>
      <abilityName>全半角问题</abilityName>
      <candidateList>
        <item>：</item>
      </candidateList>
      <explain>文本全半角错误。</explain>
      <paraID>10273684</paraID>
      <start>6</start>
      <end>7</end>
      <status>modified</status>
      <modifiedWord>：</modifiedWord>
      <trackRevisions>false</trackRevisions>
    </reviewItem>
    <reviewItem>
      <errorID>4c99bb21-44c5-4f76-8ae5-2c6647a73364</errorID>
      <errorWord>模版</errorWord>
      <group>L1_Word</group>
      <groupName>字词问题</groupName>
      <ability>L2_Typo</ability>
      <abilityName>字词错误</abilityName>
      <candidateList>
        <item>模板</item>
      </candidateList>
      <explain>存在发音相同字词的误用。</explain>
      <paraID> 7F89BC2</paraID>
      <start>36</start>
      <end>38</end>
      <status>modified</status>
      <modifiedWord>模板</modifiedWord>
      <trackRevisions>false</trackRevisions>
    </reviewItem>
    <reviewItem>
      <errorID>01066da7-101d-41c8-a0b0-1d0e781575fd</errorID>
      <errorWord>:</errorWord>
      <group>L1_Format</group>
      <groupName>格式问题</groupName>
      <ability>L2_HalfPunc_CN</ability>
      <abilityName>全半角问题</abilityName>
      <candidateList>
        <item>：</item>
      </candidateList>
      <explain>文本全半角错误。</explain>
      <paraID>4D40D5A7</paraID>
      <start>4</start>
      <end>5</end>
      <status>modified</status>
      <modifiedWord>：</modifiedWord>
      <trackRevisions>false</trackRevisions>
    </reviewItem>
    <reviewItem>
      <errorID>dd6b74bf-a0fc-417a-8535-9b8e9953899e</errorID>
      <errorWord>:</errorWord>
      <group>L1_Format</group>
      <groupName>格式问题</groupName>
      <ability>L2_HalfPunc_CN</ability>
      <abilityName>全半角问题</abilityName>
      <candidateList>
        <item>：</item>
      </candidateList>
      <explain>文本全半角错误。</explain>
      <paraID>5CC4B2DA</paraID>
      <start>4</start>
      <end>5</end>
      <status>modified</status>
      <modifiedWord>：</modifiedWord>
      <trackRevisions>false</trackRevisions>
    </reviewItem>
    <reviewItem>
      <errorID>0b81ccc4-4617-4dd0-84eb-1bd55de7ebb5</errorID>
      <errorWord>:</errorWord>
      <group>L1_Format</group>
      <groupName>格式问题</groupName>
      <ability>L2_HalfPunc_CN</ability>
      <abilityName>全半角问题</abilityName>
      <candidateList>
        <item>：</item>
      </candidateList>
      <explain>文本全半角错误。</explain>
      <paraID>36CD24E1</paraID>
      <start>6</start>
      <end>7</end>
      <status>modified</status>
      <modifiedWord>：</modifiedWord>
      <trackRevisions>false</trackRevisions>
    </reviewItem>
    <reviewItem>
      <errorID>8abed908-33e6-45d9-85c9-bceda97485eb</errorID>
      <errorWord>类型在</errorWord>
      <group>L1_Word</group>
      <groupName>字词问题</groupName>
      <ability>L2_Typo</ability>
      <abilityName>字词错误</abilityName>
      <candidateList>
        <item>类型</item>
      </candidateList>
      <explain/>
      <paraID>51DB320D</paraID>
      <start>16</start>
      <end>18</end>
      <status>modified</status>
      <modifiedWord>类型</modifiedWord>
      <trackRevisions>false</trackRevisions>
    </reviewItem>
    <reviewItem>
      <errorID>eca92eb9-97ca-4a39-9162-85f59c12ce4d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3350EEB0</paraID>
      <start>0</start>
      <end>2</end>
      <status>modified</status>
      <modifiedWord>1.</modifiedWord>
      <trackRevisions>false</trackRevisions>
    </reviewItem>
    <reviewItem>
      <errorID>d88bd47c-64b9-479a-9419-3aaa0c385645</errorID>
      <errorWord>:</errorWord>
      <group>L1_Format</group>
      <groupName>格式问题</groupName>
      <ability>L2_HalfPunc_CN</ability>
      <abilityName>全半角问题</abilityName>
      <candidateList>
        <item>：</item>
      </candidateList>
      <explain>文本全半角错误。</explain>
      <paraID> D2F00DA</paraID>
      <start>4</start>
      <end>5</end>
      <status>modified</status>
      <modifiedWord>：</modifiedWord>
      <trackRevisions>false</trackRevisions>
    </reviewItem>
    <reviewItem>
      <errorID>24df9e73-ca1b-4d84-bf17-746dff546095</errorID>
      <errorWord>:</errorWord>
      <group>L1_Format</group>
      <groupName>格式问题</groupName>
      <ability>L2_HalfPunc_CN</ability>
      <abilityName>全半角问题</abilityName>
      <candidateList>
        <item>：</item>
      </candidateList>
      <explain>文本全半角错误。</explain>
      <paraID>7458E927</paraID>
      <start>4</start>
      <end>5</end>
      <status>modified</status>
      <modifiedWord>：</modifiedWord>
      <trackRevisions>false</trackRevisions>
    </reviewItem>
    <reviewItem>
      <errorID>ccb69043-499b-495d-912c-3740c6744413</errorID>
      <errorWord>:</errorWord>
      <group>L1_Format</group>
      <groupName>格式问题</groupName>
      <ability>L2_HalfPunc_CN</ability>
      <abilityName>全半角问题</abilityName>
      <candidateList>
        <item>：</item>
      </candidateList>
      <explain>文本全半角错误。</explain>
      <paraID>7E0A4B54</paraID>
      <start>6</start>
      <end>7</end>
      <status>modified</status>
      <modifiedWord>：</modifiedWord>
      <trackRevisions>false</trackRevisions>
    </reviewItem>
    <reviewItem>
      <errorID>46988288-8276-42e5-8d6b-7b60eeacf74c</errorID>
      <errorWord>用户的</errorWord>
      <group>L1_Word</group>
      <groupName>字词问题</groupName>
      <ability>L2_Typo</ability>
      <abilityName>字词错误</abilityName>
      <candidateList>
        <item>用户</item>
      </candidateList>
      <explain/>
      <paraID>6B35C893</paraID>
      <start>10</start>
      <end>12</end>
      <status>modified</status>
      <modifiedWord>用户</modifiedWord>
      <trackRevisions>false</trackRevisions>
    </reviewItem>
    <reviewItem>
      <errorID>16d7f383-13cc-4a5c-a69f-7faf50d6a49f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2D3DEC7</paraID>
      <start>0</start>
      <end>2</end>
      <status>modified</status>
      <modifiedWord>1.</modifiedWord>
      <trackRevisions>false</trackRevisions>
    </reviewItem>
    <reviewItem>
      <errorID>3f7daca2-0fef-4a63-a28b-8b6846b8fc39</errorID>
      <errorWord>:</errorWord>
      <group>L1_Format</group>
      <groupName>格式问题</groupName>
      <ability>L2_HalfPunc_CN</ability>
      <abilityName>全半角问题</abilityName>
      <candidateList>
        <item>：</item>
      </candidateList>
      <explain>文本全半角错误。</explain>
      <paraID>69ADCE2B</paraID>
      <start>4</start>
      <end>5</end>
      <status>modified</status>
      <modifiedWord>：</modifiedWord>
      <trackRevisions>false</trackRevisions>
    </reviewItem>
    <reviewItem>
      <errorID>42badec3-4c05-43ca-b17a-a4341f295789</errorID>
      <errorWord>:</errorWord>
      <group>L1_Format</group>
      <groupName>格式问题</groupName>
      <ability>L2_HalfPunc_CN</ability>
      <abilityName>全半角问题</abilityName>
      <candidateList>
        <item>：</item>
      </candidateList>
      <explain>文本全半角错误。</explain>
      <paraID>6EF47DC4</paraID>
      <start>4</start>
      <end>5</end>
      <status>modified</status>
      <modifiedWord>：</modifiedWord>
      <trackRevisions>false</trackRevisions>
    </reviewItem>
    <reviewItem>
      <errorID>36412666-afb9-49e9-a50a-328b3df1aa0f</errorID>
      <errorWord>:</errorWord>
      <group>L1_Format</group>
      <groupName>格式问题</groupName>
      <ability>L2_HalfPunc_CN</ability>
      <abilityName>全半角问题</abilityName>
      <candidateList>
        <item>：</item>
      </candidateList>
      <explain>文本全半角错误。</explain>
      <paraID>1629CA6C</paraID>
      <start>6</start>
      <end>7</end>
      <status>modified</status>
      <modifiedWord>：</modifiedWord>
      <trackRevisions>false</trackRevisions>
    </reviewItem>
    <reviewItem>
      <errorID>6df5695d-53f6-42fd-b202-713528f9d4e9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229AB497</paraID>
      <start>0</start>
      <end>2</end>
      <status>modified</status>
      <modifiedWord>1.</modifiedWord>
      <trackRevisions>false</trackRevisions>
    </reviewItem>
    <reviewItem>
      <errorID>63d64247-dd8c-46b7-a3b7-a5aa33c1da3a</errorID>
      <errorWord>:</errorWord>
      <group>L1_Format</group>
      <groupName>格式问题</groupName>
      <ability>L2_HalfPunc_CN</ability>
      <abilityName>全半角问题</abilityName>
      <candidateList>
        <item>：</item>
      </candidateList>
      <explain>文本全半角错误。</explain>
      <paraID>72B6A42B</paraID>
      <start>4</start>
      <end>5</end>
      <status>modified</status>
      <modifiedWord>：</modifiedWord>
      <trackRevisions>false</trackRevisions>
    </reviewItem>
    <reviewItem>
      <errorID>4d2fd64d-26d9-46e5-8b6c-0d204cd9ed1c</errorID>
      <errorWord>:</errorWord>
      <group>L1_Format</group>
      <groupName>格式问题</groupName>
      <ability>L2_HalfPunc_CN</ability>
      <abilityName>全半角问题</abilityName>
      <candidateList>
        <item>：</item>
      </candidateList>
      <explain>文本全半角错误。</explain>
      <paraID> C4B4F0C</paraID>
      <start>4</start>
      <end>5</end>
      <status>modified</status>
      <modifiedWord>：</modifiedWord>
      <trackRevisions>false</trackRevisions>
    </reviewItem>
    <reviewItem>
      <errorID>3a4b2c30-06f8-417f-9d7e-f92b71438052</errorID>
      <errorWord>:</errorWord>
      <group>L1_Format</group>
      <groupName>格式问题</groupName>
      <ability>L2_HalfPunc_CN</ability>
      <abilityName>全半角问题</abilityName>
      <candidateList>
        <item>：</item>
      </candidateList>
      <explain>文本全半角错误。</explain>
      <paraID>4D1B7EE6</paraID>
      <start>6</start>
      <end>7</end>
      <status>modified</status>
      <modifiedWord>：</modifiedWord>
      <trackRevisions>false</trackRevisions>
    </reviewItem>
    <reviewItem>
      <errorID>9a9cc42c-ea26-4dfa-ac7f-9b9526f76ffc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5D17F4B8</paraID>
      <start>0</start>
      <end>2</end>
      <status>modified</status>
      <modifiedWord>1.</modifiedWord>
      <trackRevisions>false</trackRevisions>
    </reviewItem>
    <reviewItem>
      <errorID>d527fc79-e2c6-4196-9ddc-057dec9db2e8</errorID>
      <errorWord>:</errorWord>
      <group>L1_Format</group>
      <groupName>格式问题</groupName>
      <ability>L2_HalfPunc_CN</ability>
      <abilityName>全半角问题</abilityName>
      <candidateList>
        <item>：</item>
      </candidateList>
      <explain>文本全半角错误。</explain>
      <paraID>4F3BB493</paraID>
      <start>4</start>
      <end>5</end>
      <status>modified</status>
      <modifiedWord>：</modifiedWord>
      <trackRevisions>false</trackRevisions>
    </reviewItem>
    <reviewItem>
      <errorID>00fe24ab-4993-4ae0-9c92-6fc5d04e8f00</errorID>
      <errorWord>:</errorWord>
      <group>L1_Format</group>
      <groupName>格式问题</groupName>
      <ability>L2_HalfPunc_CN</ability>
      <abilityName>全半角问题</abilityName>
      <candidateList>
        <item>：</item>
      </candidateList>
      <explain>文本全半角错误。</explain>
      <paraID>18991CD6</paraID>
      <start>4</start>
      <end>5</end>
      <status>modified</status>
      <modifiedWord>：</modifiedWord>
      <trackRevisions>false</trackRevisions>
    </reviewItem>
    <reviewItem>
      <errorID>5dc215bf-05bc-4ab9-b53a-4362c24a2af2</errorID>
      <errorWord>:</errorWord>
      <group>L1_Format</group>
      <groupName>格式问题</groupName>
      <ability>L2_HalfPunc_CN</ability>
      <abilityName>全半角问题</abilityName>
      <candidateList>
        <item>：</item>
      </candidateList>
      <explain>文本全半角错误。</explain>
      <paraID>5383F423</paraID>
      <start>6</start>
      <end>7</end>
      <status>modified</status>
      <modifiedWord>：</modifiedWord>
      <trackRevisions>false</trackRevisions>
    </reviewItem>
    <reviewItem>
      <errorID>6bfe9078-d64c-417b-8117-ccfa8ab11626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206787A</paraID>
      <start>0</start>
      <end>2</end>
      <status>modified</status>
      <modifiedWord>1.</modifiedWord>
      <trackRevisions>false</trackRevisions>
    </reviewItem>
    <reviewItem>
      <errorID>6d0dc3ec-c164-49bb-86f5-7ac1e86fe51b</errorID>
      <errorWord>:</errorWord>
      <group>L1_Format</group>
      <groupName>格式问题</groupName>
      <ability>L2_HalfPunc_CN</ability>
      <abilityName>全半角问题</abilityName>
      <candidateList>
        <item>：</item>
      </candidateList>
      <explain>文本全半角错误。</explain>
      <paraID>72CE07A8</paraID>
      <start>4</start>
      <end>5</end>
      <status>modified</status>
      <modifiedWord>：</modifiedWord>
      <trackRevisions>false</trackRevisions>
    </reviewItem>
    <reviewItem>
      <errorID>89712a05-9cf6-4973-a92b-3cb6707f1a94</errorID>
      <errorWord>:</errorWord>
      <group>L1_Format</group>
      <groupName>格式问题</groupName>
      <ability>L2_HalfPunc_CN</ability>
      <abilityName>全半角问题</abilityName>
      <candidateList>
        <item>：</item>
      </candidateList>
      <explain>文本全半角错误。</explain>
      <paraID>6F2BD059</paraID>
      <start>4</start>
      <end>5</end>
      <status>modified</status>
      <modifiedWord>：</modifiedWord>
      <trackRevisions>false</trackRevisions>
    </reviewItem>
    <reviewItem>
      <errorID>4d0074db-3c9a-438d-a805-2e4546940d47</errorID>
      <errorWord>:</errorWord>
      <group>L1_Format</group>
      <groupName>格式问题</groupName>
      <ability>L2_HalfPunc_CN</ability>
      <abilityName>全半角问题</abilityName>
      <candidateList>
        <item>：</item>
      </candidateList>
      <explain>文本全半角错误。</explain>
      <paraID> C6A7C93</paraID>
      <start>6</start>
      <end>7</end>
      <status>modified</status>
      <modifiedWord>：</modifiedWord>
      <trackRevisions>false</trackRevisions>
    </reviewItem>
    <reviewItem>
      <errorID>61403aa4-6272-4b37-a437-0841b20c7e39</errorID>
      <errorWord>待办</errorWord>
      <group>L1_Word</group>
      <groupName>字词问题</groupName>
      <ability>L2_Typo</ability>
      <abilityName>字词错误</abilityName>
      <candidateList>
        <item>代办</item>
      </candidateList>
      <explain/>
      <paraID>370C9C2E</paraID>
      <start>35</start>
      <end>37</end>
      <status>modified</status>
      <modifiedWord>代办</modifiedWord>
      <trackRevisions>false</trackRevisions>
    </reviewItem>
    <reviewItem>
      <errorID>1e15fedf-f630-4b72-9e8b-fa720795c132</errorID>
      <errorWord>-</errorWord>
      <group>L1_Format</group>
      <groupName>格式问题</groupName>
      <ability>L2_HalfPunc_CN</ability>
      <abilityName>全半角问题</abilityName>
      <candidateList>
        <item>－</item>
      </candidateList>
      <explain>文本全半角错误。</explain>
      <paraID>5A6218A1</paraID>
      <start>4</start>
      <end>5</end>
      <status>modified</status>
      <modifiedWord>－</modifiedWord>
      <trackRevisions>false</trackRevisions>
    </reviewItem>
    <reviewItem>
      <errorID>afecabf0-207c-4190-a7bb-6b973d7f3849</errorID>
      <errorWord>-</errorWord>
      <group>L1_Format</group>
      <groupName>格式问题</groupName>
      <ability>L2_HalfPunc_CN</ability>
      <abilityName>全半角问题</abilityName>
      <candidateList>
        <item>－</item>
      </candidateList>
      <explain>文本全半角错误。</explain>
      <paraID>31E922AC</paraID>
      <start>5</start>
      <end>6</end>
      <status>modified</status>
      <modifiedWord>－</modifiedWord>
      <trackRevisions>false</trackRevisions>
    </reviewItem>
    <reviewItem>
      <errorID>b110f2f8-a4cf-406b-aae3-78ecb9f07989</errorID>
      <errorWord>-</errorWord>
      <group>L1_Format</group>
      <groupName>格式问题</groupName>
      <ability>L2_HalfPunc_CN</ability>
      <abilityName>全半角问题</abilityName>
      <candidateList>
        <item>－</item>
      </candidateList>
      <explain>文本全半角错误。</explain>
      <paraID>409791F3</paraID>
      <start>7</start>
      <end>8</end>
      <status>modified</status>
      <modifiedWord>－</modifiedWord>
      <trackRevisions>false</trackRevisions>
    </reviewItem>
    <reviewItem>
      <errorID>a7077eba-4a6a-47d2-8fe4-c003295c6ecc</errorID>
      <errorWord>-</errorWord>
      <group>L1_Format</group>
      <groupName>格式问题</groupName>
      <ability>L2_HalfPunc_CN</ability>
      <abilityName>全半角问题</abilityName>
      <candidateList>
        <item>－</item>
      </candidateList>
      <explain>文本全半角错误。</explain>
      <paraID>4EBA7847</paraID>
      <start>4</start>
      <end>5</end>
      <status>modified</status>
      <modifiedWord>－</modifiedWord>
      <trackRevisions>false</trackRevisions>
    </reviewItem>
    <reviewItem>
      <errorID>2d5f88ac-094f-47e0-822a-a46ca5a1f3e5</errorID>
      <errorWord>-</errorWord>
      <group>L1_Format</group>
      <groupName>格式问题</groupName>
      <ability>L2_HalfPunc_CN</ability>
      <abilityName>全半角问题</abilityName>
      <candidateList>
        <item>－</item>
      </candidateList>
      <explain>文本全半角错误。</explain>
      <paraID>3BCCF63E</paraID>
      <start>4</start>
      <end>5</end>
      <status>modified</status>
      <modifiedWord>－</modifiedWord>
      <trackRevisions>false</trackRevisions>
    </reviewItem>
    <reviewItem>
      <errorID>a4ff3918-c805-4941-a625-ad3d2a8579a2</errorID>
      <errorWord>:</errorWord>
      <group>L1_Format</group>
      <groupName>格式问题</groupName>
      <ability>L2_HalfPunc_CN</ability>
      <abilityName>全半角问题</abilityName>
      <candidateList>
        <item>：</item>
      </candidateList>
      <explain>文本全半角错误。</explain>
      <paraID>42342F22</paraID>
      <start>4</start>
      <end>5</end>
      <status>modified</status>
      <modifiedWord>：</modifiedWord>
      <trackRevisions>false</trackRevisions>
    </reviewItem>
    <reviewItem>
      <errorID>cdec0e9e-5ccf-49c6-8428-dd6a0af5b2f5</errorID>
      <errorWord>:</errorWord>
      <group>L1_Format</group>
      <groupName>格式问题</groupName>
      <ability>L2_HalfPunc_CN</ability>
      <abilityName>全半角问题</abilityName>
      <candidateList>
        <item>：</item>
      </candidateList>
      <explain>文本全半角错误。</explain>
      <paraID>225569F3</paraID>
      <start>4</start>
      <end>5</end>
      <status>modified</status>
      <modifiedWord>：</modifiedWord>
      <trackRevisions>false</trackRevisions>
    </reviewItem>
    <reviewItem>
      <errorID>d7c31c6d-1bc1-40a0-a45d-73e1aa86dbd4</errorID>
      <errorWord>:</errorWord>
      <group>L1_Format</group>
      <groupName>格式问题</groupName>
      <ability>L2_HalfPunc_CN</ability>
      <abilityName>全半角问题</abilityName>
      <candidateList>
        <item>：</item>
      </candidateList>
      <explain>文本全半角错误。</explain>
      <paraID>5180F7CE</paraID>
      <start>6</start>
      <end>7</end>
      <status>modified</status>
      <modifiedWord>：</modifiedWord>
      <trackRevisions>false</trackRevisions>
    </reviewItem>
    <reviewItem>
      <errorID>0a757278-c9bd-4ef6-a0d4-b550535daccb</errorID>
      <errorWord>:</errorWord>
      <group>L1_Format</group>
      <groupName>格式问题</groupName>
      <ability>L2_HalfPunc_CN</ability>
      <abilityName>全半角问题</abilityName>
      <candidateList>
        <item>：</item>
      </candidateList>
      <explain>文本全半角错误。</explain>
      <paraID>7AA3DF9D</paraID>
      <start>4</start>
      <end>5</end>
      <status>modified</status>
      <modifiedWord>：</modifiedWord>
      <trackRevisions>false</trackRevisions>
    </reviewItem>
    <reviewItem>
      <errorID>8585cf01-9a72-49f3-9257-72a20ddc257f</errorID>
      <errorWord>:</errorWord>
      <group>L1_Format</group>
      <groupName>格式问题</groupName>
      <ability>L2_HalfPunc_CN</ability>
      <abilityName>全半角问题</abilityName>
      <candidateList>
        <item>：</item>
      </candidateList>
      <explain>文本全半角错误。</explain>
      <paraID>4DAD9E1F</paraID>
      <start>4</start>
      <end>5</end>
      <status>modified</status>
      <modifiedWord>：</modifiedWord>
      <trackRevisions>false</trackRevisions>
    </reviewItem>
    <reviewItem>
      <errorID>30df5194-a848-403b-a509-9c28a5c2c7a5</errorID>
      <errorWord>:</errorWord>
      <group>L1_Format</group>
      <groupName>格式问题</groupName>
      <ability>L2_HalfPunc_CN</ability>
      <abilityName>全半角问题</abilityName>
      <candidateList>
        <item>：</item>
      </candidateList>
      <explain>文本全半角错误。</explain>
      <paraID>70017E73</paraID>
      <start>6</start>
      <end>7</end>
      <status>modified</status>
      <modifiedWord>：</modifiedWord>
      <trackRevisions>false</trackRevisions>
    </reviewItem>
    <reviewItem>
      <errorID>4f6a2003-27c7-47ae-86d1-dedf61463b5a</errorID>
      <errorWord>:</errorWord>
      <group>L1_Format</group>
      <groupName>格式问题</groupName>
      <ability>L2_HalfPunc_CN</ability>
      <abilityName>全半角问题</abilityName>
      <candidateList>
        <item>：</item>
      </candidateList>
      <explain>文本全半角错误。</explain>
      <paraID>60A88CB6</paraID>
      <start>4</start>
      <end>5</end>
      <status>modified</status>
      <modifiedWord>：</modifiedWord>
      <trackRevisions>false</trackRevisions>
    </reviewItem>
    <reviewItem>
      <errorID>88ba27e1-fc7b-4b9c-a067-c3e4c3cec156</errorID>
      <errorWord>:</errorWord>
      <group>L1_Format</group>
      <groupName>格式问题</groupName>
      <ability>L2_HalfPunc_CN</ability>
      <abilityName>全半角问题</abilityName>
      <candidateList>
        <item>：</item>
      </candidateList>
      <explain>文本全半角错误。</explain>
      <paraID>30BE3CB5</paraID>
      <start>4</start>
      <end>5</end>
      <status>modified</status>
      <modifiedWord>：</modifiedWord>
      <trackRevisions>false</trackRevisions>
    </reviewItem>
    <reviewItem>
      <errorID>5a22bdfb-df3e-4126-95e4-b06a618e7ef8</errorID>
      <errorWord>:</errorWord>
      <group>L1_Format</group>
      <groupName>格式问题</groupName>
      <ability>L2_HalfPunc_CN</ability>
      <abilityName>全半角问题</abilityName>
      <candidateList>
        <item>：</item>
      </candidateList>
      <explain>文本全半角错误。</explain>
      <paraID>4B744E66</paraID>
      <start>6</start>
      <end>7</end>
      <status>modified</status>
      <modifiedWord>：</modifiedWord>
      <trackRevisions>false</trackRevisions>
    </reviewItem>
    <reviewItem>
      <errorID>711a1d7f-66be-4c6c-b539-b12f65bff194</errorID>
      <errorWord>:</errorWord>
      <group>L1_Format</group>
      <groupName>格式问题</groupName>
      <ability>L2_HalfPunc_CN</ability>
      <abilityName>全半角问题</abilityName>
      <candidateList>
        <item>：</item>
      </candidateList>
      <explain>文本全半角错误。</explain>
      <paraID>66847ACF</paraID>
      <start>4</start>
      <end>5</end>
      <status>modified</status>
      <modifiedWord>：</modifiedWord>
      <trackRevisions>false</trackRevisions>
    </reviewItem>
    <reviewItem>
      <errorID>7f203fef-014c-4598-b9fd-24f616087e6a</errorID>
      <errorWord>:</errorWord>
      <group>L1_Format</group>
      <groupName>格式问题</groupName>
      <ability>L2_HalfPunc_CN</ability>
      <abilityName>全半角问题</abilityName>
      <candidateList>
        <item>：</item>
      </candidateList>
      <explain>文本全半角错误。</explain>
      <paraID>236A47EF</paraID>
      <start>4</start>
      <end>5</end>
      <status>modified</status>
      <modifiedWord>：</modifiedWord>
      <trackRevisions>false</trackRevisions>
    </reviewItem>
    <reviewItem>
      <errorID>e6b096f8-396a-4e7f-87ef-65e681239373</errorID>
      <errorWord>:</errorWord>
      <group>L1_Format</group>
      <groupName>格式问题</groupName>
      <ability>L2_HalfPunc_CN</ability>
      <abilityName>全半角问题</abilityName>
      <candidateList>
        <item>：</item>
      </candidateList>
      <explain>文本全半角错误。</explain>
      <paraID>6CAC98AD</paraID>
      <start>6</start>
      <end>7</end>
      <status>modified</status>
      <modifiedWord>：</modifiedWord>
      <trackRevisions>false</trackRevisions>
    </reviewItem>
    <reviewItem>
      <errorID>e7535e0b-d4f1-4e5b-a228-b7aa656cccb3</errorID>
      <errorWord>:</errorWord>
      <group>L1_Format</group>
      <groupName>格式问题</groupName>
      <ability>L2_HalfPunc_CN</ability>
      <abilityName>全半角问题</abilityName>
      <candidateList>
        <item>：</item>
      </candidateList>
      <explain>文本全半角错误。</explain>
      <paraID>547631C5</paraID>
      <start>4</start>
      <end>5</end>
      <status>modified</status>
      <modifiedWord>：</modifiedWord>
      <trackRevisions>false</trackRevisions>
    </reviewItem>
    <reviewItem>
      <errorID>0eb08595-6b86-47d8-92cd-fc0378444571</errorID>
      <errorWord>:</errorWord>
      <group>L1_Format</group>
      <groupName>格式问题</groupName>
      <ability>L2_HalfPunc_CN</ability>
      <abilityName>全半角问题</abilityName>
      <candidateList>
        <item>：</item>
      </candidateList>
      <explain>文本全半角错误。</explain>
      <paraID>18EB3391</paraID>
      <start>4</start>
      <end>5</end>
      <status>modified</status>
      <modifiedWord>：</modifiedWord>
      <trackRevisions>false</trackRevisions>
    </reviewItem>
    <reviewItem>
      <errorID>c4020735-36fc-44cb-80a1-e6385e0fab49</errorID>
      <errorWord>:</errorWord>
      <group>L1_Format</group>
      <groupName>格式问题</groupName>
      <ability>L2_HalfPunc_CN</ability>
      <abilityName>全半角问题</abilityName>
      <candidateList>
        <item>：</item>
      </candidateList>
      <explain>文本全半角错误。</explain>
      <paraID>774DD35D</paraID>
      <start>6</start>
      <end>7</end>
      <status>modified</status>
      <modifiedWord>：</modifiedWord>
      <trackRevisions>false</trackRevisions>
    </reviewItem>
    <reviewItem>
      <errorID>af09bbbb-76ad-4230-a8f9-403b89428546</errorID>
      <errorWord>:</errorWord>
      <group>L1_Format</group>
      <groupName>格式问题</groupName>
      <ability>L2_HalfPunc_CN</ability>
      <abilityName>全半角问题</abilityName>
      <candidateList>
        <item>：</item>
      </candidateList>
      <explain>文本全半角错误。</explain>
      <paraID>3612258E</paraID>
      <start>4</start>
      <end>5</end>
      <status>modified</status>
      <modifiedWord>：</modifiedWord>
      <trackRevisions>false</trackRevisions>
    </reviewItem>
    <reviewItem>
      <errorID>b99ec1d4-4f6e-4556-b56c-34802ad871f6</errorID>
      <errorWord>:</errorWord>
      <group>L1_Format</group>
      <groupName>格式问题</groupName>
      <ability>L2_HalfPunc_CN</ability>
      <abilityName>全半角问题</abilityName>
      <candidateList>
        <item>：</item>
      </candidateList>
      <explain>文本全半角错误。</explain>
      <paraID>3F2725F9</paraID>
      <start>4</start>
      <end>5</end>
      <status>modified</status>
      <modifiedWord>：</modifiedWord>
      <trackRevisions>false</trackRevisions>
    </reviewItem>
    <reviewItem>
      <errorID>d5c388a2-7507-4c19-be6f-4b58322b03d5</errorID>
      <errorWord>:</errorWord>
      <group>L1_Format</group>
      <groupName>格式问题</groupName>
      <ability>L2_HalfPunc_CN</ability>
      <abilityName>全半角问题</abilityName>
      <candidateList>
        <item>：</item>
      </candidateList>
      <explain>文本全半角错误。</explain>
      <paraID>3C9C13D2</paraID>
      <start>6</start>
      <end>7</end>
      <status>modified</status>
      <modifiedWord>：</modifiedWord>
      <trackRevisions>false</trackRevisions>
    </reviewItem>
    <reviewItem>
      <errorID>e315736b-ce90-4dd7-a79a-df1a1af37537</errorID>
      <errorWord>-</errorWord>
      <group>L1_Format</group>
      <groupName>格式问题</groupName>
      <ability>L2_HalfPunc_CN</ability>
      <abilityName>全半角问题</abilityName>
      <candidateList>
        <item>－</item>
      </candidateList>
      <explain>文本全半角错误。</explain>
      <paraID> 70D9359</paraID>
      <start>4</start>
      <end>5</end>
      <status>modified</status>
      <modifiedWord>－</modifiedWord>
      <trackRevisions>false</trackRevisions>
    </reviewItem>
    <reviewItem>
      <errorID>fc29d389-563f-4007-8c5e-1b53653edaa8</errorID>
      <errorWord>-</errorWord>
      <group>L1_Format</group>
      <groupName>格式问题</groupName>
      <ability>L2_HalfPunc_CN</ability>
      <abilityName>全半角问题</abilityName>
      <candidateList>
        <item>－</item>
      </candidateList>
      <explain>文本全半角错误。</explain>
      <paraID>5E29849A</paraID>
      <start>4</start>
      <end>5</end>
      <status>modified</status>
      <modifiedWord>－</modifiedWord>
      <trackRevisions>false</trackRevisions>
    </reviewItem>
    <reviewItem>
      <errorID>ea7dbcd1-6277-4a43-9a79-5498f88d94cf</errorID>
      <errorWord>-</errorWord>
      <group>L1_Format</group>
      <groupName>格式问题</groupName>
      <ability>L2_HalfPunc_CN</ability>
      <abilityName>全半角问题</abilityName>
      <candidateList>
        <item>－</item>
      </candidateList>
      <explain>文本全半角错误。</explain>
      <paraID>13D713C9</paraID>
      <start>4</start>
      <end>5</end>
      <status>modified</status>
      <modifiedWord>－</modifiedWord>
      <trackRevisions>false</trackRevisions>
    </reviewItem>
    <reviewItem>
      <errorID>69a643d4-17fe-4374-85f0-a67133aae269</errorID>
      <errorWord>-</errorWord>
      <group>L1_Format</group>
      <groupName>格式问题</groupName>
      <ability>L2_HalfPunc_CN</ability>
      <abilityName>全半角问题</abilityName>
      <candidateList>
        <item>－</item>
      </candidateList>
      <explain>文本全半角错误。</explain>
      <paraID>13D713C9</paraID>
      <start>12</start>
      <end>13</end>
      <status>modified</status>
      <modifiedWord>－</modifiedWord>
      <trackRevisions>false</trackRevisions>
    </reviewItem>
    <reviewItem>
      <errorID>9cdae0d2-ce8a-4513-9301-afecaffa8c40</errorID>
      <errorWord>-</errorWord>
      <group>L1_Format</group>
      <groupName>格式问题</groupName>
      <ability>L2_HalfPunc_CN</ability>
      <abilityName>全半角问题</abilityName>
      <candidateList>
        <item>－</item>
      </candidateList>
      <explain>文本全半角错误。</explain>
      <paraID>13D713C9</paraID>
      <start>20</start>
      <end>21</end>
      <status>modified</status>
      <modifiedWord>－</modifiedWord>
      <trackRevisions>false</trackRevisions>
    </reviewItem>
    <reviewItem>
      <errorID>1fe2bab3-7e87-4e7f-9959-5efea3ab5e39</errorID>
      <errorWord>-</errorWord>
      <group>L1_Format</group>
      <groupName>格式问题</groupName>
      <ability>L2_HalfPunc_CN</ability>
      <abilityName>全半角问题</abilityName>
      <candidateList>
        <item>－</item>
      </candidateList>
      <explain>文本全半角错误。</explain>
      <paraID>13D713C9</paraID>
      <start>28</start>
      <end>29</end>
      <status>modified</status>
      <modifiedWord>－</modifiedWord>
      <trackRevisions>false</trackRevisions>
    </reviewItem>
    <reviewItem>
      <errorID>1f1047af-bd6a-4e46-bd32-7a111ab7dd2f</errorID>
      <errorWord>模版</errorWord>
      <group>L1_Word</group>
      <groupName>字词问题</groupName>
      <ability>L2_Typo</ability>
      <abilityName>字词错误</abilityName>
      <candidateList>
        <item>模板</item>
      </candidateList>
      <explain>存在发音相同字词的误用。</explain>
      <paraID> 2CC5A3B</paraID>
      <start>6</start>
      <end>8</end>
      <status>modified</status>
      <modifiedWord>模板</modifiedWord>
      <trackRevisions>false</trackRevisions>
    </reviewItem>
    <reviewItem>
      <errorID>0fbb1906-e42d-46a0-a31f-6884014a7c95</errorID>
      <errorWord>模版</errorWord>
      <group>L1_Word</group>
      <groupName>字词问题</groupName>
      <ability>L2_Typo</ability>
      <abilityName>字词错误</abilityName>
      <candidateList>
        <item>模板</item>
      </candidateList>
      <explain>存在发音相同字词的误用。</explain>
      <paraID>50AB97D4</paraID>
      <start>0</start>
      <end>2</end>
      <status>modified</status>
      <modifiedWord>模板</modifiedWord>
      <trackRevisions>false</trackRevisions>
    </reviewItem>
    <reviewItem>
      <errorID>29f4d2d6-e421-4f38-b47e-1e9ced9420d4</errorID>
      <errorWord>:</errorWord>
      <group>L1_Format</group>
      <groupName>格式问题</groupName>
      <ability>L2_HalfPunc_CN</ability>
      <abilityName>全半角问题</abilityName>
      <candidateList>
        <item>：</item>
      </candidateList>
      <explain>文本全半角错误。</explain>
      <paraID>11098FE4</paraID>
      <start>4</start>
      <end>5</end>
      <status>modified</status>
      <modifiedWord>：</modifiedWord>
      <trackRevisions>false</trackRevisions>
    </reviewItem>
    <reviewItem>
      <errorID>4630518d-37c0-44ff-9af1-1f7c80b0e374</errorID>
      <errorWord>:</errorWord>
      <group>L1_Format</group>
      <groupName>格式问题</groupName>
      <ability>L2_HalfPunc_CN</ability>
      <abilityName>全半角问题</abilityName>
      <candidateList>
        <item>：</item>
      </candidateList>
      <explain>文本全半角错误。</explain>
      <paraID>20D72228</paraID>
      <start>4</start>
      <end>5</end>
      <status>modified</status>
      <modifiedWord>：</modifiedWord>
      <trackRevisions>false</trackRevisions>
    </reviewItem>
    <reviewItem>
      <errorID>9c3377fb-9840-4aaa-a061-2ac1054589eb</errorID>
      <errorWord>:</errorWord>
      <group>L1_Format</group>
      <groupName>格式问题</groupName>
      <ability>L2_HalfPunc_CN</ability>
      <abilityName>全半角问题</abilityName>
      <candidateList>
        <item>：</item>
      </candidateList>
      <explain>文本全半角错误。</explain>
      <paraID>609A3D62</paraID>
      <start>6</start>
      <end>7</end>
      <status>modified</status>
      <modifiedWord>：</modifiedWord>
      <trackRevisions>false</trackRevisions>
    </reviewItem>
    <reviewItem>
      <errorID>ab49c5d3-023c-45ec-b6de-197964dd5955</errorID>
      <errorWord>.</errorWord>
      <group>L1_Format</group>
      <groupName>格式问题</groupName>
      <ability>L2_HalfPunc_CN</ability>
      <abilityName>全半角问题</abilityName>
      <candidateList>
        <item>。</item>
      </candidateList>
      <explain>文本全半角错误。</explain>
      <paraID>3037E8EB</paraID>
      <start>28</start>
      <end>29</end>
      <status>modified</status>
      <modifiedWord>。</modifiedWord>
      <trackRevisions>false</trackRevisions>
    </reviewItem>
    <reviewItem>
      <errorID>c5e8010a-5317-4aa6-9b49-d1381617ac81</errorID>
      <errorWord>:</errorWord>
      <group>L1_Format</group>
      <groupName>格式问题</groupName>
      <ability>L2_HalfPunc_CN</ability>
      <abilityName>全半角问题</abilityName>
      <candidateList>
        <item>：</item>
      </candidateList>
      <explain>文本全半角错误。</explain>
      <paraID>413DC178</paraID>
      <start>4</start>
      <end>5</end>
      <status>modified</status>
      <modifiedWord>：</modifiedWord>
      <trackRevisions>false</trackRevisions>
    </reviewItem>
    <reviewItem>
      <errorID>ca1d956f-ec4f-44b8-8597-ca9bf40f2026</errorID>
      <errorWord>:</errorWord>
      <group>L1_Format</group>
      <groupName>格式问题</groupName>
      <ability>L2_HalfPunc_CN</ability>
      <abilityName>全半角问题</abilityName>
      <candidateList>
        <item>：</item>
      </candidateList>
      <explain>文本全半角错误。</explain>
      <paraID>381AF4C8</paraID>
      <start>4</start>
      <end>5</end>
      <status>modified</status>
      <modifiedWord>：</modifiedWord>
      <trackRevisions>false</trackRevisions>
    </reviewItem>
    <reviewItem>
      <errorID>d259cf9c-7e86-4d03-98b7-65100d0a4578</errorID>
      <errorWord>:</errorWord>
      <group>L1_Format</group>
      <groupName>格式问题</groupName>
      <ability>L2_HalfPunc_CN</ability>
      <abilityName>全半角问题</abilityName>
      <candidateList>
        <item>：</item>
      </candidateList>
      <explain>文本全半角错误。</explain>
      <paraID>540EFFB6</paraID>
      <start>6</start>
      <end>7</end>
      <status>modified</status>
      <modifiedWord>：</modifiedWord>
      <trackRevisions>false</trackRevisions>
    </reviewItem>
    <reviewItem>
      <errorID>a84f5ba9-69e0-432c-81f7-c2d39887c612</errorID>
      <errorWord>-</errorWord>
      <group>L1_Format</group>
      <groupName>格式问题</groupName>
      <ability>L2_HalfPunc_CN</ability>
      <abilityName>全半角问题</abilityName>
      <candidateList>
        <item>－</item>
      </candidateList>
      <explain>文本全半角错误。</explain>
      <paraID>49B5DC13</paraID>
      <start>72</start>
      <end>73</end>
      <status>modified</status>
      <modifiedWord>－</modifiedWord>
      <trackRevisions>false</trackRevisions>
    </reviewItem>
    <reviewItem>
      <errorID>28ba3a32-e8cf-467c-a92e-b0f854989e52</errorID>
      <errorWord>:</errorWord>
      <group>L1_Format</group>
      <groupName>格式问题</groupName>
      <ability>L2_HalfPunc_CN</ability>
      <abilityName>全半角问题</abilityName>
      <candidateList>
        <item>：</item>
      </candidateList>
      <explain>文本全半角错误。</explain>
      <paraID>2A9369A5</paraID>
      <start>4</start>
      <end>5</end>
      <status>modified</status>
      <modifiedWord>：</modifiedWord>
      <trackRevisions>false</trackRevisions>
    </reviewItem>
    <reviewItem>
      <errorID>a53a8ec4-9546-4f2a-a90c-49297dd4a025</errorID>
      <errorWord>:</errorWord>
      <group>L1_Format</group>
      <groupName>格式问题</groupName>
      <ability>L2_HalfPunc_CN</ability>
      <abilityName>全半角问题</abilityName>
      <candidateList>
        <item>：</item>
      </candidateList>
      <explain>文本全半角错误。</explain>
      <paraID>6E08E158</paraID>
      <start>4</start>
      <end>5</end>
      <status>modified</status>
      <modifiedWord>：</modifiedWord>
      <trackRevisions>false</trackRevisions>
    </reviewItem>
    <reviewItem>
      <errorID>b4ede69f-28c1-4d3d-a814-5aed5d51a01b</errorID>
      <errorWord>:</errorWord>
      <group>L1_Format</group>
      <groupName>格式问题</groupName>
      <ability>L2_HalfPunc_CN</ability>
      <abilityName>全半角问题</abilityName>
      <candidateList>
        <item>：</item>
      </candidateList>
      <explain>文本全半角错误。</explain>
      <paraID>6CC37034</paraID>
      <start>6</start>
      <end>7</end>
      <status>modified</status>
      <modifiedWord>：</modifiedWord>
      <trackRevisions>false</trackRevisions>
    </reviewItem>
    <reviewItem>
      <errorID>dc0ef26f-fde5-41fd-843d-310e1ceec989</errorID>
      <errorWord>:</errorWord>
      <group>L1_Format</group>
      <groupName>格式问题</groupName>
      <ability>L2_HalfPunc_CN</ability>
      <abilityName>全半角问题</abilityName>
      <candidateList>
        <item>：</item>
      </candidateList>
      <explain>文本全半角错误。</explain>
      <paraID>1B0F0B31</paraID>
      <start>4</start>
      <end>5</end>
      <status>modified</status>
      <modifiedWord>：</modifiedWord>
      <trackRevisions>false</trackRevisions>
    </reviewItem>
    <reviewItem>
      <errorID>23da8593-07e3-4bfe-a553-1d9b92c92eec</errorID>
      <errorWord>:</errorWord>
      <group>L1_Format</group>
      <groupName>格式问题</groupName>
      <ability>L2_HalfPunc_CN</ability>
      <abilityName>全半角问题</abilityName>
      <candidateList>
        <item>：</item>
      </candidateList>
      <explain>文本全半角错误。</explain>
      <paraID>36D62F29</paraID>
      <start>4</start>
      <end>5</end>
      <status>modified</status>
      <modifiedWord>：</modifiedWord>
      <trackRevisions>false</trackRevisions>
    </reviewItem>
    <reviewItem>
      <errorID>49aec45a-5fd6-46ce-8599-b28d56615067</errorID>
      <errorWord>:</errorWord>
      <group>L1_Format</group>
      <groupName>格式问题</groupName>
      <ability>L2_HalfPunc_CN</ability>
      <abilityName>全半角问题</abilityName>
      <candidateList>
        <item>：</item>
      </candidateList>
      <explain>文本全半角错误。</explain>
      <paraID>6F70EFEC</paraID>
      <start>6</start>
      <end>7</end>
      <status>modified</status>
      <modifiedWord>：</modifiedWord>
      <trackRevisions>false</trackRevisions>
    </reviewItem>
    <reviewItem>
      <errorID>cfd7c7ca-9bda-4ad6-9eb4-e941f849c8df</errorID>
      <errorWord>:</errorWord>
      <group>L1_Format</group>
      <groupName>格式问题</groupName>
      <ability>L2_HalfPunc_CN</ability>
      <abilityName>全半角问题</abilityName>
      <candidateList>
        <item>：</item>
      </candidateList>
      <explain>文本全半角错误。</explain>
      <paraID>37FC7D6A</paraID>
      <start>4</start>
      <end>5</end>
      <status>modified</status>
      <modifiedWord>：</modifiedWord>
      <trackRevisions>false</trackRevisions>
    </reviewItem>
    <reviewItem>
      <errorID>4be7b910-9d1e-46be-8a8d-900ca706c4e2</errorID>
      <errorWord>:</errorWord>
      <group>L1_Format</group>
      <groupName>格式问题</groupName>
      <ability>L2_HalfPunc_CN</ability>
      <abilityName>全半角问题</abilityName>
      <candidateList>
        <item>：</item>
      </candidateList>
      <explain>文本全半角错误。</explain>
      <paraID>664DFEF7</paraID>
      <start>4</start>
      <end>5</end>
      <status>modified</status>
      <modifiedWord>：</modifiedWord>
      <trackRevisions>false</trackRevisions>
    </reviewItem>
    <reviewItem>
      <errorID>c2519c81-9bf9-468e-b974-06ce0fda96e0</errorID>
      <errorWord>:</errorWord>
      <group>L1_Format</group>
      <groupName>格式问题</groupName>
      <ability>L2_HalfPunc_CN</ability>
      <abilityName>全半角问题</abilityName>
      <candidateList>
        <item>：</item>
      </candidateList>
      <explain>文本全半角错误。</explain>
      <paraID>626CFBF8</paraID>
      <start>6</start>
      <end>7</end>
      <status>modified</status>
      <modifiedWord>：</modifiedWord>
      <trackRevisions>false</trackRevisions>
    </reviewItem>
    <reviewItem>
      <errorID>25991861-11ef-4809-9711-78a72d250da1</errorID>
      <errorWord>:</errorWord>
      <group>L1_Format</group>
      <groupName>格式问题</groupName>
      <ability>L2_HalfPunc_CN</ability>
      <abilityName>全半角问题</abilityName>
      <candidateList>
        <item>：</item>
      </candidateList>
      <explain>文本全半角错误。</explain>
      <paraID>6E3B2252</paraID>
      <start>4</start>
      <end>5</end>
      <status>modified</status>
      <modifiedWord>：</modifiedWord>
      <trackRevisions>false</trackRevisions>
    </reviewItem>
    <reviewItem>
      <errorID>995a6bfb-196f-4a70-bc2a-3203573bdced</errorID>
      <errorWord>:</errorWord>
      <group>L1_Format</group>
      <groupName>格式问题</groupName>
      <ability>L2_HalfPunc_CN</ability>
      <abilityName>全半角问题</abilityName>
      <candidateList>
        <item>：</item>
      </candidateList>
      <explain>文本全半角错误。</explain>
      <paraID>6D78FC12</paraID>
      <start>4</start>
      <end>5</end>
      <status>modified</status>
      <modifiedWord>：</modifiedWord>
      <trackRevisions>false</trackRevisions>
    </reviewItem>
    <reviewItem>
      <errorID>e4e390c9-143e-4f1f-87b4-457ca9a3eb99</errorID>
      <errorWord>:</errorWord>
      <group>L1_Format</group>
      <groupName>格式问题</groupName>
      <ability>L2_HalfPunc_CN</ability>
      <abilityName>全半角问题</abilityName>
      <candidateList>
        <item>：</item>
      </candidateList>
      <explain>文本全半角错误。</explain>
      <paraID> A43FFED</paraID>
      <start>6</start>
      <end>7</end>
      <status>modified</status>
      <modifiedWord>：</modifiedWord>
      <trackRevisions>false</trackRevisions>
    </reviewItem>
    <reviewItem>
      <errorID>1421e24c-3bd0-4219-b45a-031dc73100ff</errorID>
      <errorWord>-</errorWord>
      <group>L1_Format</group>
      <groupName>格式问题</groupName>
      <ability>L2_HalfPunc_CN</ability>
      <abilityName>全半角问题</abilityName>
      <candidateList>
        <item>－</item>
      </candidateList>
      <explain>文本全半角错误。</explain>
      <paraID>615173E1</paraID>
      <start>4</start>
      <end>5</end>
      <status>modified</status>
      <modifiedWord>－</modifiedWord>
      <trackRevisions>false</trackRevisions>
    </reviewItem>
    <reviewItem>
      <errorID>1f0c38c6-97db-4b71-8a04-1ba599ea2ef4</errorID>
      <errorWord>回退</errorWord>
      <group>L1_Word</group>
      <groupName>字词问题</groupName>
      <ability>L2_Typo</ability>
      <abilityName>字词错误</abilityName>
      <candidateList>
        <item>退回</item>
      </candidateList>
      <explain/>
      <paraID>44E92B46</paraID>
      <start>109</start>
      <end>111</end>
      <status>modified</status>
      <modifiedWord>退回</modifiedWord>
      <trackRevisions>false</trackRevisions>
    </reviewItem>
    <reviewItem>
      <errorID>14e2c091-7c90-497a-a5aa-ab12d1d95e95</errorID>
      <errorWord>-</errorWord>
      <group>L1_Format</group>
      <groupName>格式问题</groupName>
      <ability>L2_HalfPunc_CN</ability>
      <abilityName>全半角问题</abilityName>
      <candidateList>
        <item>－</item>
      </candidateList>
      <explain>文本全半角错误。</explain>
      <paraID>6099857A</paraID>
      <start>4</start>
      <end>5</end>
      <status>modified</status>
      <modifiedWord>－</modifiedWord>
      <trackRevisions>false</trackRevisions>
    </reviewItem>
    <reviewItem>
      <errorID>22657152-05a5-4844-8dd2-b87c93c99d7e</errorID>
      <errorWord>-</errorWord>
      <group>L1_Format</group>
      <groupName>格式问题</groupName>
      <ability>L2_HalfPunc_CN</ability>
      <abilityName>全半角问题</abilityName>
      <candidateList>
        <item>－</item>
      </candidateList>
      <explain>文本全半角错误。</explain>
      <paraID>4585AE74</paraID>
      <start>4</start>
      <end>5</end>
      <status>modified</status>
      <modifiedWord>－</modifiedWord>
      <trackRevisions>false</trackRevisions>
    </reviewItem>
    <reviewItem>
      <errorID>94dbbf44-ca84-468c-be76-0a7230e19e92</errorID>
      <errorWord>-</errorWord>
      <group>L1_Format</group>
      <groupName>格式问题</groupName>
      <ability>L2_HalfPunc_CN</ability>
      <abilityName>全半角问题</abilityName>
      <candidateList>
        <item>－</item>
      </candidateList>
      <explain>文本全半角错误。</explain>
      <paraID> AAE53D9</paraID>
      <start>4</start>
      <end>5</end>
      <status>modified</status>
      <modifiedWord>－</modifiedWord>
      <trackRevisions>false</trackRevisions>
    </reviewItem>
    <reviewItem>
      <errorID>d16df0ff-4c75-43a1-9a3a-012517c0291e</errorID>
      <errorWord>-</errorWord>
      <group>L1_Format</group>
      <groupName>格式问题</groupName>
      <ability>L2_HalfPunc_CN</ability>
      <abilityName>全半角问题</abilityName>
      <candidateList>
        <item>－</item>
      </candidateList>
      <explain>文本全半角错误。</explain>
      <paraID>4D5D5AD2</paraID>
      <start>2</start>
      <end>3</end>
      <status>modified</status>
      <modifiedWord>－</modifiedWord>
      <trackRevisions>false</trackRevisions>
    </reviewItem>
    <reviewItem>
      <errorID>28af3aeb-faa6-4fcf-bd6a-7aae0c44ffc8</errorID>
      <errorWord>-</errorWord>
      <group>L1_Format</group>
      <groupName>格式问题</groupName>
      <ability>L2_HalfPunc_CN</ability>
      <abilityName>全半角问题</abilityName>
      <candidateList>
        <item>－</item>
      </candidateList>
      <explain>文本全半角错误。</explain>
      <paraID>1AC53C64</paraID>
      <start>5</start>
      <end>6</end>
      <status>modified</status>
      <modifiedWord>－</modifiedWord>
      <trackRevisions>false</trackRevisions>
    </reviewItem>
    <reviewItem>
      <errorID>2521edc2-03e6-43d2-9b36-6bf769ba530c</errorID>
      <errorWord>-</errorWord>
      <group>L1_Format</group>
      <groupName>格式问题</groupName>
      <ability>L2_HalfPunc_CN</ability>
      <abilityName>全半角问题</abilityName>
      <candidateList>
        <item>－</item>
      </candidateList>
      <explain>文本全半角错误。</explain>
      <paraID>6888ED08</paraID>
      <start>8</start>
      <end>9</end>
      <status>modified</status>
      <modifiedWord>－</modifiedWord>
      <trackRevisions>false</trackRevisions>
    </reviewItem>
    <reviewItem>
      <errorID>427d790c-1450-4f5a-a8be-3e2ed6a3518d</errorID>
      <errorWord>-</errorWord>
      <group>L1_Format</group>
      <groupName>格式问题</groupName>
      <ability>L2_HalfPunc_CN</ability>
      <abilityName>全半角问题</abilityName>
      <candidateList>
        <item>－</item>
      </candidateList>
      <explain>文本全半角错误。</explain>
      <paraID>5C15E454</paraID>
      <start>4</start>
      <end>5</end>
      <status>modified</status>
      <modifiedWord>－</modifiedWord>
      <trackRevisions>false</trackRevisions>
    </reviewItem>
    <reviewItem>
      <errorID>5e40f77b-e9cf-40cb-a1d9-bbc55385baf7</errorID>
      <errorWord>-</errorWord>
      <group>L1_Format</group>
      <groupName>格式问题</groupName>
      <ability>L2_HalfPunc_CN</ability>
      <abilityName>全半角问题</abilityName>
      <candidateList>
        <item>－</item>
      </candidateList>
      <explain>文本全半角错误。</explain>
      <paraID>40BE2985</paraID>
      <start>2</start>
      <end>3</end>
      <status>modified</status>
      <modifiedWord>－</modifiedWord>
      <trackRevisions>false</trackRevisions>
    </reviewItem>
    <reviewItem>
      <errorID>ee7b306f-c438-4f3d-8cf7-785457b32c95</errorID>
      <errorWord>-</errorWord>
      <group>L1_Format</group>
      <groupName>格式问题</groupName>
      <ability>L2_HalfPunc_CN</ability>
      <abilityName>全半角问题</abilityName>
      <candidateList>
        <item>－</item>
      </candidateList>
      <explain>文本全半角错误。</explain>
      <paraID>2EBA9EED</paraID>
      <start>8</start>
      <end>9</end>
      <status>modified</status>
      <modifiedWord>－</modifiedWord>
      <trackRevisions>false</trackRevisions>
    </reviewItem>
    <reviewItem>
      <errorID>08c686fe-715b-46a2-9023-26d3c5a88591</errorID>
      <errorWord>将将</errorWord>
      <group>L1_Word</group>
      <groupName>字词问题</groupName>
      <ability>L2_Typo</ability>
      <abilityName>字词错误</abilityName>
      <candidateList>
        <item>将</item>
      </candidateList>
      <explain/>
      <paraID>1B05B4B9</paraID>
      <start>14</start>
      <end>15</end>
      <status>modified</status>
      <modifiedWord>将</modifiedWord>
      <trackRevisions>false</trackRevisions>
    </reviewItem>
    <reviewItem>
      <errorID>3f7c2ff0-c0d0-4cb8-8a88-fb7d42c18dbe</errorID>
      <errorWord>-</errorWord>
      <group>L1_Format</group>
      <groupName>格式问题</groupName>
      <ability>L2_HalfPunc_CN</ability>
      <abilityName>全半角问题</abilityName>
      <candidateList>
        <item>－</item>
      </candidateList>
      <explain>文本全半角错误。</explain>
      <paraID>3F376886</paraID>
      <start>2</start>
      <end>3</end>
      <status>modified</status>
      <modifiedWord>－</modifiedWord>
      <trackRevisions>false</trackRevisions>
    </reviewItem>
    <reviewItem>
      <errorID>0051cc0c-661b-451e-a7e7-b2df5e83f277</errorID>
      <errorWord>-</errorWord>
      <group>L1_Format</group>
      <groupName>格式问题</groupName>
      <ability>L2_HalfPunc_CN</ability>
      <abilityName>全半角问题</abilityName>
      <candidateList>
        <item>－</item>
      </candidateList>
      <explain>文本全半角错误。</explain>
      <paraID> 9E5DB67</paraID>
      <start>4</start>
      <end>5</end>
      <status>modified</status>
      <modifiedWord>－</modifiedWord>
      <trackRevisions>false</trackRevisions>
    </reviewItem>
    <reviewItem>
      <errorID>07e0abae-b4b1-47db-adfe-d3a86c503fcb</errorID>
      <errorWord>-</errorWord>
      <group>L1_Format</group>
      <groupName>格式问题</groupName>
      <ability>L2_HalfPunc_CN</ability>
      <abilityName>全半角问题</abilityName>
      <candidateList>
        <item>－</item>
      </candidateList>
      <explain>文本全半角错误。</explain>
      <paraID>250E1665</paraID>
      <start>2</start>
      <end>3</end>
      <status>modified</status>
      <modifiedWord>－</modifiedWord>
      <trackRevisions>false</trackRevisions>
    </reviewItem>
    <reviewItem>
      <errorID>726ec047-e3d3-4497-8afe-34bb20807153</errorID>
      <errorWord>-</errorWord>
      <group>L1_Format</group>
      <groupName>格式问题</groupName>
      <ability>L2_HalfPunc_CN</ability>
      <abilityName>全半角问题</abilityName>
      <candidateList>
        <item>－</item>
      </candidateList>
      <explain>文本全半角错误。</explain>
      <paraID>65F567DD</paraID>
      <start>4</start>
      <end>5</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51eb0e-6376-4b22-9da1-0a304fd6336e}">
  <ds:schemaRefs/>
</ds:datastoreItem>
</file>

<file path=docProps/app.xml><?xml version="1.0" encoding="utf-8"?>
<Properties xmlns="http://schemas.openxmlformats.org/officeDocument/2006/extended-properties" xmlns:vt="http://schemas.openxmlformats.org/officeDocument/2006/docPropsVTypes">
  <Template>Normal.dotm</Template>
  <Pages>387</Pages>
  <Words>989</Words>
  <Characters>1343</Characters>
  <Lines>101</Lines>
  <Paragraphs>28</Paragraphs>
  <TotalTime>81</TotalTime>
  <ScaleCrop>false</ScaleCrop>
  <LinksUpToDate>false</LinksUpToDate>
  <CharactersWithSpaces>1606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2023-11-16T20:54:00Z</dcterms:created>
  <dc:creator>Data</dc:creator>
  <cp:lastModifiedBy>阿栋</cp:lastModifiedBy>
  <dcterms:modified xsi:type="dcterms:W3CDTF">2026-09-16T10:27:13Z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FB8EC769097C476C99E690F1F1D5FADC_13</vt:lpwstr>
  </property>
  <property fmtid="{D5CDD505-2E9C-101B-9397-08002B2CF9AE}" pid="4" name="KSOTemplateDocerSaveRecord">
    <vt:lpwstr>eyJoZGlkIjoiZGEyYjAzNGJkNDI0ZDJjNDIxNDFhZWQzMTI5YjkzODQiLCJ1c2VySWQiOiI0MTk4NjczOTcifQ==</vt:lpwstr>
  </property>
</Properties>
</file>